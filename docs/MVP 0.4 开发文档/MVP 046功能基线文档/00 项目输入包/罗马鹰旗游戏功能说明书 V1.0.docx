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CFC23" w14:textId="77777777" w:rsidR="00445DC2" w:rsidRDefault="00000000">
      <w:pPr>
        <w:pStyle w:val="Heading1"/>
        <w:jc w:val="center"/>
      </w:pPr>
      <w:r>
        <w:t>《罗马鹰旗》游戏功能说明书</w:t>
      </w:r>
    </w:p>
    <w:p w14:paraId="77A192DE" w14:textId="77777777" w:rsidR="00445DC2" w:rsidRDefault="00000000">
      <w:r>
        <w:t>一、文档说明</w:t>
      </w:r>
    </w:p>
    <w:p w14:paraId="0C8C4BC8" w14:textId="77777777" w:rsidR="00445DC2" w:rsidRDefault="00000000">
      <w:r>
        <w:t>版本：</w:t>
      </w:r>
      <w:r>
        <w:t>MVP 0.4.6</w:t>
      </w:r>
    </w:p>
    <w:p w14:paraId="7D43F851" w14:textId="77777777" w:rsidR="00445DC2" w:rsidRDefault="00000000">
      <w:r>
        <w:t>核心目标：基于罗马共和国历史背景，实现影响力</w:t>
      </w:r>
      <w:r>
        <w:t xml:space="preserve"> - </w:t>
      </w:r>
      <w:r>
        <w:t>金钱</w:t>
      </w:r>
      <w:r>
        <w:t xml:space="preserve"> - </w:t>
      </w:r>
      <w:r>
        <w:t>土地三大核心数据闭环，支持</w:t>
      </w:r>
      <w:r>
        <w:t xml:space="preserve"> 3-6 </w:t>
      </w:r>
      <w:r>
        <w:t>派系真人玩家博弈，无需</w:t>
      </w:r>
      <w:r>
        <w:t xml:space="preserve"> AI </w:t>
      </w:r>
      <w:r>
        <w:t>即可完成完整游戏体验。</w:t>
      </w:r>
    </w:p>
    <w:p w14:paraId="339A3243" w14:textId="77777777" w:rsidR="00445DC2" w:rsidRDefault="00000000">
      <w:r>
        <w:t>已细化环节：万神殿（天命阶段）、农神庙（收入阶段）、罗马广场、公民大会（人口阶段）、元老院（共</w:t>
      </w:r>
      <w:r>
        <w:t xml:space="preserve"> 5 </w:t>
      </w:r>
      <w:r>
        <w:t>个）；预留：战神广场（战争阶段）、凯旋（革命阶段）。</w:t>
      </w:r>
    </w:p>
    <w:p w14:paraId="3D87117A" w14:textId="77777777" w:rsidR="00445DC2" w:rsidRDefault="00445DC2"/>
    <w:p w14:paraId="01B646B2" w14:textId="77777777" w:rsidR="00445DC2" w:rsidRDefault="00000000">
      <w:r>
        <w:t>二、核心数据定义与关联</w:t>
      </w:r>
    </w:p>
    <w:p w14:paraId="48C2D82E" w14:textId="77777777" w:rsidR="00445DC2" w:rsidRDefault="00000000">
      <w:r>
        <w:t xml:space="preserve">2.1 </w:t>
      </w:r>
      <w:r>
        <w:t>三大核心数据</w:t>
      </w:r>
    </w:p>
    <w:tbl>
      <w:tblPr>
        <w:tblW w:w="9640" w:type="dxa"/>
        <w:tblLook w:val="04A0" w:firstRow="1" w:lastRow="0" w:firstColumn="1" w:lastColumn="0" w:noHBand="0" w:noVBand="1"/>
      </w:tblPr>
      <w:tblGrid>
        <w:gridCol w:w="756"/>
        <w:gridCol w:w="1366"/>
        <w:gridCol w:w="3759"/>
        <w:gridCol w:w="3759"/>
      </w:tblGrid>
      <w:tr w:rsidR="00445DC2" w14:paraId="40275AD4" w14:textId="77777777">
        <w:trPr>
          <w:trHeight w:val="260"/>
        </w:trPr>
        <w:tc>
          <w:tcPr>
            <w:tcW w:w="756" w:type="dxa"/>
            <w:tcBorders>
              <w:top w:val="single" w:sz="4" w:space="0" w:color="auto"/>
              <w:left w:val="single" w:sz="4" w:space="0" w:color="auto"/>
              <w:bottom w:val="single" w:sz="4" w:space="0" w:color="auto"/>
              <w:right w:val="single" w:sz="4" w:space="0" w:color="auto"/>
            </w:tcBorders>
            <w:vAlign w:val="center"/>
          </w:tcPr>
          <w:p w14:paraId="75EC3B6B" w14:textId="77777777" w:rsidR="00445DC2" w:rsidRDefault="00000000">
            <w:pPr>
              <w:jc w:val="left"/>
              <w:textAlignment w:val="center"/>
            </w:pPr>
            <w:r>
              <w:rPr>
                <w:rFonts w:ascii="宋体" w:hAnsi="宋体"/>
                <w:sz w:val="22"/>
              </w:rPr>
              <w:t>数据</w:t>
            </w:r>
          </w:p>
        </w:tc>
        <w:tc>
          <w:tcPr>
            <w:tcW w:w="1366" w:type="dxa"/>
            <w:tcBorders>
              <w:top w:val="single" w:sz="4" w:space="0" w:color="auto"/>
              <w:left w:val="single" w:sz="4" w:space="0" w:color="auto"/>
              <w:bottom w:val="single" w:sz="4" w:space="0" w:color="auto"/>
              <w:right w:val="single" w:sz="4" w:space="0" w:color="auto"/>
            </w:tcBorders>
            <w:vAlign w:val="center"/>
          </w:tcPr>
          <w:p w14:paraId="02B07F7F" w14:textId="77777777" w:rsidR="00445DC2" w:rsidRDefault="00000000">
            <w:pPr>
              <w:jc w:val="left"/>
              <w:textAlignment w:val="center"/>
            </w:pPr>
            <w:r>
              <w:rPr>
                <w:rFonts w:ascii="宋体" w:hAnsi="宋体"/>
                <w:sz w:val="22"/>
              </w:rPr>
              <w:t>定义</w:t>
            </w:r>
          </w:p>
        </w:tc>
        <w:tc>
          <w:tcPr>
            <w:tcW w:w="3758" w:type="dxa"/>
            <w:tcBorders>
              <w:top w:val="single" w:sz="4" w:space="0" w:color="auto"/>
              <w:left w:val="single" w:sz="4" w:space="0" w:color="auto"/>
              <w:bottom w:val="single" w:sz="4" w:space="0" w:color="auto"/>
              <w:right w:val="single" w:sz="4" w:space="0" w:color="auto"/>
            </w:tcBorders>
            <w:vAlign w:val="center"/>
          </w:tcPr>
          <w:p w14:paraId="4817D5EC" w14:textId="77777777" w:rsidR="00445DC2" w:rsidRDefault="00000000">
            <w:pPr>
              <w:jc w:val="left"/>
              <w:textAlignment w:val="center"/>
            </w:pPr>
            <w:r>
              <w:rPr>
                <w:rFonts w:ascii="宋体" w:hAnsi="宋体"/>
                <w:sz w:val="22"/>
              </w:rPr>
              <w:t>核心作用</w:t>
            </w:r>
          </w:p>
        </w:tc>
        <w:tc>
          <w:tcPr>
            <w:tcW w:w="3758" w:type="dxa"/>
            <w:tcBorders>
              <w:top w:val="single" w:sz="4" w:space="0" w:color="auto"/>
              <w:left w:val="single" w:sz="4" w:space="0" w:color="auto"/>
              <w:bottom w:val="single" w:sz="4" w:space="0" w:color="auto"/>
              <w:right w:val="single" w:sz="4" w:space="0" w:color="auto"/>
            </w:tcBorders>
            <w:vAlign w:val="center"/>
          </w:tcPr>
          <w:p w14:paraId="55768DB6" w14:textId="77777777" w:rsidR="00445DC2" w:rsidRDefault="00000000">
            <w:pPr>
              <w:jc w:val="left"/>
              <w:textAlignment w:val="center"/>
              <w:rPr>
                <w:rFonts w:ascii="宋体" w:hAnsi="宋体"/>
                <w:sz w:val="22"/>
              </w:rPr>
            </w:pPr>
            <w:r>
              <w:rPr>
                <w:rFonts w:ascii="宋体" w:hAnsi="宋体"/>
                <w:sz w:val="22"/>
              </w:rPr>
              <w:t>来源</w:t>
            </w:r>
          </w:p>
        </w:tc>
      </w:tr>
      <w:tr w:rsidR="00445DC2" w14:paraId="649FC47B" w14:textId="77777777">
        <w:trPr>
          <w:trHeight w:val="520"/>
        </w:trPr>
        <w:tc>
          <w:tcPr>
            <w:tcW w:w="756" w:type="dxa"/>
            <w:tcBorders>
              <w:top w:val="single" w:sz="4" w:space="0" w:color="auto"/>
              <w:left w:val="single" w:sz="4" w:space="0" w:color="auto"/>
              <w:bottom w:val="single" w:sz="4" w:space="0" w:color="auto"/>
              <w:right w:val="single" w:sz="4" w:space="0" w:color="auto"/>
            </w:tcBorders>
            <w:vAlign w:val="center"/>
          </w:tcPr>
          <w:p w14:paraId="40D45D71" w14:textId="77777777" w:rsidR="00445DC2" w:rsidRDefault="00000000">
            <w:pPr>
              <w:jc w:val="left"/>
              <w:textAlignment w:val="center"/>
            </w:pPr>
            <w:r>
              <w:rPr>
                <w:rFonts w:ascii="宋体" w:hAnsi="宋体"/>
                <w:sz w:val="22"/>
              </w:rPr>
              <w:t>土地</w:t>
            </w:r>
          </w:p>
        </w:tc>
        <w:tc>
          <w:tcPr>
            <w:tcW w:w="1366" w:type="dxa"/>
            <w:tcBorders>
              <w:top w:val="single" w:sz="4" w:space="0" w:color="auto"/>
              <w:left w:val="single" w:sz="4" w:space="0" w:color="auto"/>
              <w:bottom w:val="single" w:sz="4" w:space="0" w:color="auto"/>
              <w:right w:val="single" w:sz="4" w:space="0" w:color="auto"/>
            </w:tcBorders>
            <w:vAlign w:val="center"/>
          </w:tcPr>
          <w:p w14:paraId="2E119D81" w14:textId="77777777" w:rsidR="00445DC2" w:rsidRDefault="00000000">
            <w:pPr>
              <w:jc w:val="left"/>
              <w:textAlignment w:val="center"/>
            </w:pPr>
            <w:r>
              <w:rPr>
                <w:rFonts w:ascii="宋体" w:hAnsi="宋体"/>
                <w:sz w:val="22"/>
              </w:rPr>
              <w:t>罗马及行省领土，分为公地(国有）与私产</w:t>
            </w:r>
          </w:p>
        </w:tc>
        <w:tc>
          <w:tcPr>
            <w:tcW w:w="3758" w:type="dxa"/>
            <w:tcBorders>
              <w:top w:val="single" w:sz="4" w:space="0" w:color="auto"/>
              <w:left w:val="single" w:sz="4" w:space="0" w:color="auto"/>
              <w:bottom w:val="single" w:sz="4" w:space="0" w:color="auto"/>
              <w:right w:val="single" w:sz="4" w:space="0" w:color="auto"/>
            </w:tcBorders>
            <w:vAlign w:val="center"/>
          </w:tcPr>
          <w:p w14:paraId="74D43574" w14:textId="77777777" w:rsidR="00445DC2" w:rsidRDefault="00000000">
            <w:pPr>
              <w:jc w:val="left"/>
              <w:textAlignment w:val="center"/>
            </w:pPr>
            <w:r>
              <w:rPr>
                <w:rFonts w:ascii="宋体" w:hAnsi="宋体"/>
                <w:sz w:val="22"/>
              </w:rPr>
              <w:t>私地数量是影响力基础、金钱来源；隐式承载人口与粮食功能；</w:t>
            </w:r>
          </w:p>
        </w:tc>
        <w:tc>
          <w:tcPr>
            <w:tcW w:w="3758" w:type="dxa"/>
            <w:tcBorders>
              <w:top w:val="single" w:sz="4" w:space="0" w:color="auto"/>
              <w:left w:val="single" w:sz="4" w:space="0" w:color="auto"/>
              <w:bottom w:val="single" w:sz="4" w:space="0" w:color="auto"/>
              <w:right w:val="single" w:sz="4" w:space="0" w:color="auto"/>
            </w:tcBorders>
            <w:vAlign w:val="center"/>
          </w:tcPr>
          <w:p w14:paraId="0C1389F2" w14:textId="77777777" w:rsidR="00445DC2" w:rsidRDefault="00000000">
            <w:pPr>
              <w:jc w:val="left"/>
              <w:textAlignment w:val="center"/>
              <w:rPr>
                <w:rFonts w:ascii="宋体" w:hAnsi="宋体"/>
                <w:sz w:val="22"/>
              </w:rPr>
            </w:pPr>
            <w:r>
              <w:rPr>
                <w:rFonts w:ascii="宋体" w:hAnsi="宋体"/>
                <w:sz w:val="22"/>
              </w:rPr>
              <w:t>战争扩张掠夺来的土地进入公地。元老院通过法案确定三种流向：1. 保留公地（租金为国库基础收入）2. 出售给元老贵族（根据影响力排优先级抢购）3. 分配给平民（降低民怨）。</w:t>
            </w:r>
          </w:p>
        </w:tc>
      </w:tr>
      <w:tr w:rsidR="00445DC2" w14:paraId="3513BB11" w14:textId="77777777">
        <w:trPr>
          <w:trHeight w:val="520"/>
        </w:trPr>
        <w:tc>
          <w:tcPr>
            <w:tcW w:w="756" w:type="dxa"/>
            <w:tcBorders>
              <w:top w:val="single" w:sz="4" w:space="0" w:color="auto"/>
              <w:left w:val="single" w:sz="4" w:space="0" w:color="auto"/>
              <w:bottom w:val="single" w:sz="4" w:space="0" w:color="auto"/>
              <w:right w:val="single" w:sz="4" w:space="0" w:color="auto"/>
            </w:tcBorders>
            <w:vAlign w:val="center"/>
          </w:tcPr>
          <w:p w14:paraId="60418C08" w14:textId="77777777" w:rsidR="00445DC2" w:rsidRDefault="00000000">
            <w:pPr>
              <w:jc w:val="left"/>
              <w:textAlignment w:val="center"/>
            </w:pPr>
            <w:r>
              <w:rPr>
                <w:rFonts w:ascii="宋体" w:hAnsi="宋体"/>
                <w:sz w:val="22"/>
              </w:rPr>
              <w:t>金钱</w:t>
            </w:r>
          </w:p>
        </w:tc>
        <w:tc>
          <w:tcPr>
            <w:tcW w:w="1366" w:type="dxa"/>
            <w:tcBorders>
              <w:top w:val="single" w:sz="4" w:space="0" w:color="auto"/>
              <w:left w:val="single" w:sz="4" w:space="0" w:color="auto"/>
              <w:bottom w:val="single" w:sz="4" w:space="0" w:color="auto"/>
              <w:right w:val="single" w:sz="4" w:space="0" w:color="auto"/>
            </w:tcBorders>
            <w:vAlign w:val="center"/>
          </w:tcPr>
          <w:p w14:paraId="4DA5F795" w14:textId="77777777" w:rsidR="00445DC2" w:rsidRDefault="00000000">
            <w:pPr>
              <w:jc w:val="left"/>
              <w:textAlignment w:val="center"/>
            </w:pPr>
            <w:r>
              <w:rPr>
                <w:rFonts w:ascii="宋体" w:hAnsi="宋体"/>
                <w:sz w:val="22"/>
              </w:rPr>
              <w:t>分国库（国家）与私库（个人）</w:t>
            </w:r>
          </w:p>
        </w:tc>
        <w:tc>
          <w:tcPr>
            <w:tcW w:w="3758" w:type="dxa"/>
            <w:tcBorders>
              <w:top w:val="single" w:sz="4" w:space="0" w:color="auto"/>
              <w:left w:val="single" w:sz="4" w:space="0" w:color="auto"/>
              <w:bottom w:val="single" w:sz="4" w:space="0" w:color="auto"/>
              <w:right w:val="single" w:sz="4" w:space="0" w:color="auto"/>
            </w:tcBorders>
            <w:vAlign w:val="center"/>
          </w:tcPr>
          <w:p w14:paraId="7317DF73" w14:textId="77777777" w:rsidR="00445DC2" w:rsidRDefault="00000000">
            <w:pPr>
              <w:jc w:val="left"/>
              <w:textAlignment w:val="center"/>
              <w:rPr>
                <w:rFonts w:ascii="宋体" w:hAnsi="宋体"/>
                <w:sz w:val="22"/>
              </w:rPr>
            </w:pPr>
            <w:r>
              <w:rPr>
                <w:rFonts w:ascii="宋体" w:hAnsi="宋体"/>
                <w:sz w:val="22"/>
              </w:rPr>
              <w:t>国库支撑战争军费、公共工程、政府运作（运营开销随疆域扩大而上升）。</w:t>
            </w:r>
          </w:p>
          <w:p w14:paraId="75E43430" w14:textId="77777777" w:rsidR="00445DC2" w:rsidRDefault="00000000">
            <w:pPr>
              <w:jc w:val="left"/>
              <w:textAlignment w:val="center"/>
            </w:pPr>
            <w:r>
              <w:rPr>
                <w:rFonts w:ascii="宋体" w:hAnsi="宋体"/>
                <w:sz w:val="22"/>
              </w:rPr>
              <w:t>私库用于庆典、交易（竞标，招募，贿赂，收买，买卖）；</w:t>
            </w:r>
          </w:p>
        </w:tc>
        <w:tc>
          <w:tcPr>
            <w:tcW w:w="3758" w:type="dxa"/>
            <w:tcBorders>
              <w:top w:val="single" w:sz="4" w:space="0" w:color="auto"/>
              <w:left w:val="single" w:sz="4" w:space="0" w:color="auto"/>
              <w:bottom w:val="single" w:sz="4" w:space="0" w:color="auto"/>
              <w:right w:val="single" w:sz="4" w:space="0" w:color="auto"/>
            </w:tcBorders>
            <w:vAlign w:val="center"/>
          </w:tcPr>
          <w:p w14:paraId="4EB3078D" w14:textId="77777777" w:rsidR="00445DC2" w:rsidRDefault="00000000">
            <w:pPr>
              <w:jc w:val="left"/>
              <w:textAlignment w:val="center"/>
              <w:rPr>
                <w:rFonts w:ascii="宋体" w:hAnsi="宋体"/>
                <w:sz w:val="22"/>
              </w:rPr>
            </w:pPr>
            <w:r>
              <w:rPr>
                <w:rFonts w:ascii="宋体" w:hAnsi="宋体"/>
                <w:sz w:val="22"/>
              </w:rPr>
              <w:t>国库收入来源：行省包税权拍卖；战争赔款；公地租金</w:t>
            </w:r>
          </w:p>
          <w:p w14:paraId="45359EA3" w14:textId="77777777" w:rsidR="00445DC2" w:rsidRDefault="00000000">
            <w:pPr>
              <w:jc w:val="left"/>
              <w:textAlignment w:val="center"/>
              <w:rPr>
                <w:rFonts w:ascii="宋体" w:hAnsi="宋体"/>
                <w:sz w:val="22"/>
              </w:rPr>
            </w:pPr>
            <w:r>
              <w:rPr>
                <w:rFonts w:ascii="宋体" w:hAnsi="宋体"/>
                <w:sz w:val="22"/>
              </w:rPr>
              <w:t>私库收入来源：参见4.2节</w:t>
            </w:r>
          </w:p>
        </w:tc>
      </w:tr>
      <w:tr w:rsidR="00445DC2" w14:paraId="3E11F542" w14:textId="77777777">
        <w:trPr>
          <w:trHeight w:val="520"/>
        </w:trPr>
        <w:tc>
          <w:tcPr>
            <w:tcW w:w="756" w:type="dxa"/>
            <w:tcBorders>
              <w:top w:val="single" w:sz="4" w:space="0" w:color="auto"/>
              <w:left w:val="single" w:sz="4" w:space="0" w:color="auto"/>
              <w:bottom w:val="single" w:sz="4" w:space="0" w:color="auto"/>
              <w:right w:val="single" w:sz="4" w:space="0" w:color="auto"/>
            </w:tcBorders>
            <w:vAlign w:val="center"/>
          </w:tcPr>
          <w:p w14:paraId="50FC4B93" w14:textId="77777777" w:rsidR="00445DC2" w:rsidRDefault="00000000">
            <w:pPr>
              <w:jc w:val="left"/>
              <w:textAlignment w:val="center"/>
            </w:pPr>
            <w:r>
              <w:rPr>
                <w:rFonts w:ascii="宋体" w:hAnsi="宋体"/>
                <w:sz w:val="22"/>
              </w:rPr>
              <w:t>影响力</w:t>
            </w:r>
          </w:p>
        </w:tc>
        <w:tc>
          <w:tcPr>
            <w:tcW w:w="1366" w:type="dxa"/>
            <w:tcBorders>
              <w:top w:val="single" w:sz="4" w:space="0" w:color="auto"/>
              <w:left w:val="single" w:sz="4" w:space="0" w:color="auto"/>
              <w:bottom w:val="single" w:sz="4" w:space="0" w:color="auto"/>
              <w:right w:val="single" w:sz="4" w:space="0" w:color="auto"/>
            </w:tcBorders>
            <w:vAlign w:val="center"/>
          </w:tcPr>
          <w:p w14:paraId="79EC1C6B" w14:textId="77777777" w:rsidR="00445DC2" w:rsidRDefault="00000000">
            <w:pPr>
              <w:jc w:val="left"/>
              <w:textAlignment w:val="center"/>
            </w:pPr>
            <w:r>
              <w:rPr>
                <w:rFonts w:ascii="宋体" w:hAnsi="宋体"/>
                <w:sz w:val="22"/>
              </w:rPr>
              <w:t>政治资本，体现为投票权与优先级</w:t>
            </w:r>
          </w:p>
        </w:tc>
        <w:tc>
          <w:tcPr>
            <w:tcW w:w="3758" w:type="dxa"/>
            <w:tcBorders>
              <w:top w:val="single" w:sz="4" w:space="0" w:color="auto"/>
              <w:left w:val="single" w:sz="4" w:space="0" w:color="auto"/>
              <w:bottom w:val="single" w:sz="4" w:space="0" w:color="auto"/>
              <w:right w:val="single" w:sz="4" w:space="0" w:color="auto"/>
            </w:tcBorders>
            <w:vAlign w:val="center"/>
          </w:tcPr>
          <w:p w14:paraId="720B22CA" w14:textId="77777777" w:rsidR="00445DC2" w:rsidRDefault="00000000">
            <w:pPr>
              <w:jc w:val="left"/>
              <w:textAlignment w:val="center"/>
            </w:pPr>
            <w:r>
              <w:rPr>
                <w:rFonts w:ascii="宋体" w:hAnsi="宋体"/>
                <w:sz w:val="22"/>
              </w:rPr>
              <w:t>公职选举、元老院表决、土地抢购优先级</w:t>
            </w:r>
          </w:p>
        </w:tc>
        <w:tc>
          <w:tcPr>
            <w:tcW w:w="3758" w:type="dxa"/>
            <w:tcBorders>
              <w:top w:val="single" w:sz="4" w:space="0" w:color="auto"/>
              <w:left w:val="single" w:sz="4" w:space="0" w:color="auto"/>
              <w:bottom w:val="single" w:sz="4" w:space="0" w:color="auto"/>
              <w:right w:val="single" w:sz="4" w:space="0" w:color="auto"/>
            </w:tcBorders>
            <w:vAlign w:val="center"/>
          </w:tcPr>
          <w:p w14:paraId="30428B35" w14:textId="77777777" w:rsidR="00445DC2" w:rsidRDefault="00000000">
            <w:pPr>
              <w:jc w:val="left"/>
              <w:textAlignment w:val="center"/>
              <w:rPr>
                <w:rFonts w:ascii="宋体" w:hAnsi="宋体"/>
                <w:sz w:val="22"/>
              </w:rPr>
            </w:pPr>
            <w:r>
              <w:rPr>
                <w:rFonts w:ascii="宋体" w:hAnsi="宋体"/>
                <w:sz w:val="22"/>
              </w:rPr>
              <w:t>官职，家族</w:t>
            </w:r>
            <w:r>
              <w:rPr>
                <w:rFonts w:ascii="宋体" w:hAnsi="宋体" w:hint="eastAsia"/>
                <w:sz w:val="22"/>
              </w:rPr>
              <w:t>（</w:t>
            </w:r>
            <w:r>
              <w:rPr>
                <w:rFonts w:ascii="宋体" w:hAnsi="宋体"/>
                <w:sz w:val="24"/>
              </w:rPr>
              <w:t>Dignitas</w:t>
            </w:r>
            <w:r>
              <w:rPr>
                <w:rFonts w:ascii="宋体" w:hAnsi="宋体" w:hint="eastAsia"/>
                <w:sz w:val="22"/>
              </w:rPr>
              <w:t>）</w:t>
            </w:r>
            <w:r>
              <w:rPr>
                <w:rFonts w:ascii="宋体" w:hAnsi="宋体"/>
                <w:sz w:val="22"/>
              </w:rPr>
              <w:t>，土地，老兵支持（军功），举办庆典。</w:t>
            </w:r>
          </w:p>
          <w:p w14:paraId="03E3326B" w14:textId="77777777" w:rsidR="00445DC2" w:rsidRDefault="00445DC2">
            <w:pPr>
              <w:jc w:val="left"/>
              <w:textAlignment w:val="center"/>
              <w:rPr>
                <w:rFonts w:ascii="宋体" w:hAnsi="宋体"/>
                <w:sz w:val="22"/>
              </w:rPr>
            </w:pPr>
          </w:p>
        </w:tc>
      </w:tr>
    </w:tbl>
    <w:p w14:paraId="51FABC44" w14:textId="77777777" w:rsidR="00445DC2" w:rsidRDefault="00445DC2">
      <w:pPr>
        <w:rPr>
          <w:b/>
          <w:bCs/>
        </w:rPr>
      </w:pPr>
    </w:p>
    <w:p w14:paraId="1B156DFF" w14:textId="77777777" w:rsidR="00445DC2" w:rsidRDefault="00445DC2"/>
    <w:p w14:paraId="20299BB1" w14:textId="77777777" w:rsidR="00445DC2" w:rsidRDefault="00000000">
      <w:r>
        <w:t xml:space="preserve">2.2 </w:t>
      </w:r>
      <w:r>
        <w:t>核心关联闭环</w:t>
      </w:r>
    </w:p>
    <w:p w14:paraId="774696C9" w14:textId="77777777" w:rsidR="00445DC2" w:rsidRDefault="00000000">
      <w:r w:rsidRPr="00DA04D7">
        <w:rPr>
          <w:rFonts w:hint="eastAsia"/>
          <w:color w:val="00B050"/>
          <w:rPrChange w:id="0" w:author="Ryan Zhong" w:date="2026-03-02T13:23:00Z" w16du:dateUtc="2026-03-02T02:23:00Z">
            <w:rPr>
              <w:rFonts w:hint="eastAsia"/>
            </w:rPr>
          </w:rPrChange>
        </w:rPr>
        <w:t>土地</w:t>
      </w:r>
      <w:r w:rsidRPr="00DA04D7">
        <w:rPr>
          <w:rFonts w:hint="eastAsia"/>
          <w:color w:val="00B050"/>
          <w:rPrChange w:id="1" w:author="Ryan Zhong" w:date="2026-03-02T13:23:00Z" w16du:dateUtc="2026-03-02T02:23:00Z">
            <w:rPr>
              <w:rFonts w:hint="eastAsia"/>
            </w:rPr>
          </w:rPrChange>
        </w:rPr>
        <w:t xml:space="preserve"> </w:t>
      </w:r>
      <w:r w:rsidRPr="00DA04D7">
        <w:rPr>
          <w:rFonts w:hint="eastAsia"/>
          <w:color w:val="00B050"/>
          <w:rPrChange w:id="2" w:author="Ryan Zhong" w:date="2026-03-02T13:23:00Z" w16du:dateUtc="2026-03-02T02:23:00Z">
            <w:rPr>
              <w:rFonts w:hint="eastAsia"/>
            </w:rPr>
          </w:rPrChange>
        </w:rPr>
        <w:t>→</w:t>
      </w:r>
      <w:r w:rsidRPr="00DA04D7">
        <w:rPr>
          <w:rFonts w:hint="eastAsia"/>
          <w:color w:val="00B050"/>
          <w:rPrChange w:id="3" w:author="Ryan Zhong" w:date="2026-03-02T13:23:00Z" w16du:dateUtc="2026-03-02T02:23:00Z">
            <w:rPr>
              <w:rFonts w:hint="eastAsia"/>
            </w:rPr>
          </w:rPrChange>
        </w:rPr>
        <w:t xml:space="preserve"> </w:t>
      </w:r>
      <w:r w:rsidRPr="00DA04D7">
        <w:rPr>
          <w:rFonts w:hint="eastAsia"/>
          <w:color w:val="00B050"/>
          <w:rPrChange w:id="4" w:author="Ryan Zhong" w:date="2026-03-02T13:23:00Z" w16du:dateUtc="2026-03-02T02:23:00Z">
            <w:rPr>
              <w:rFonts w:hint="eastAsia"/>
            </w:rPr>
          </w:rPrChange>
        </w:rPr>
        <w:t>金钱：土地产出可以为国库和私库提供稳定的收入；</w:t>
      </w:r>
      <w:r>
        <w:t>风险：土地越多运营开销越高，随机事件（天灾，暴动）冲击可导致产出锐减，造成国库或私库的赤字，甚至破产。</w:t>
      </w:r>
    </w:p>
    <w:p w14:paraId="6A1393C7" w14:textId="77777777" w:rsidR="00445DC2" w:rsidRPr="00F2244E" w:rsidRDefault="00000000">
      <w:pPr>
        <w:rPr>
          <w:color w:val="00B050"/>
          <w:rPrChange w:id="5" w:author="Ryan Zhong" w:date="2026-03-01T08:26:00Z" w16du:dateUtc="2026-02-28T21:26:00Z">
            <w:rPr/>
          </w:rPrChange>
        </w:rPr>
      </w:pPr>
      <w:r w:rsidRPr="00F2244E">
        <w:rPr>
          <w:rFonts w:hint="eastAsia"/>
          <w:color w:val="00B050"/>
          <w:rPrChange w:id="6" w:author="Ryan Zhong" w:date="2026-03-01T08:26:00Z" w16du:dateUtc="2026-02-28T21:26:00Z">
            <w:rPr>
              <w:rFonts w:hint="eastAsia"/>
            </w:rPr>
          </w:rPrChange>
        </w:rPr>
        <w:t>土地</w:t>
      </w:r>
      <w:r w:rsidRPr="00F2244E">
        <w:rPr>
          <w:color w:val="00B050"/>
          <w:rPrChange w:id="7" w:author="Ryan Zhong" w:date="2026-03-01T08:26:00Z" w16du:dateUtc="2026-02-28T21:26:00Z">
            <w:rPr/>
          </w:rPrChange>
        </w:rPr>
        <w:t xml:space="preserve"> </w:t>
      </w:r>
      <w:r w:rsidRPr="00F2244E">
        <w:rPr>
          <w:rFonts w:hint="eastAsia"/>
          <w:color w:val="00B050"/>
          <w:rPrChange w:id="8" w:author="Ryan Zhong" w:date="2026-03-01T08:26:00Z" w16du:dateUtc="2026-02-28T21:26:00Z">
            <w:rPr>
              <w:rFonts w:hint="eastAsia"/>
            </w:rPr>
          </w:rPrChange>
        </w:rPr>
        <w:t>→</w:t>
      </w:r>
      <w:r w:rsidRPr="00F2244E">
        <w:rPr>
          <w:color w:val="00B050"/>
          <w:rPrChange w:id="9" w:author="Ryan Zhong" w:date="2026-03-01T08:26:00Z" w16du:dateUtc="2026-02-28T21:26:00Z">
            <w:rPr/>
          </w:rPrChange>
        </w:rPr>
        <w:t xml:space="preserve"> </w:t>
      </w:r>
      <w:r w:rsidRPr="00F2244E">
        <w:rPr>
          <w:rFonts w:hint="eastAsia"/>
          <w:color w:val="00B050"/>
          <w:rPrChange w:id="10" w:author="Ryan Zhong" w:date="2026-03-01T08:26:00Z" w16du:dateUtc="2026-02-28T21:26:00Z">
            <w:rPr>
              <w:rFonts w:hint="eastAsia"/>
            </w:rPr>
          </w:rPrChange>
        </w:rPr>
        <w:t>影响力：私地可以提供影响力给政治人物；</w:t>
      </w:r>
    </w:p>
    <w:p w14:paraId="0C1935C1" w14:textId="77777777" w:rsidR="00445DC2" w:rsidRPr="00F2244E" w:rsidRDefault="00000000">
      <w:pPr>
        <w:rPr>
          <w:color w:val="00B050"/>
          <w:rPrChange w:id="11" w:author="Ryan Zhong" w:date="2026-03-01T08:26:00Z" w16du:dateUtc="2026-02-28T21:26:00Z">
            <w:rPr/>
          </w:rPrChange>
        </w:rPr>
      </w:pPr>
      <w:r w:rsidRPr="00F2244E">
        <w:rPr>
          <w:rFonts w:hint="eastAsia"/>
          <w:color w:val="00B050"/>
          <w:rPrChange w:id="12" w:author="Ryan Zhong" w:date="2026-03-01T08:26:00Z" w16du:dateUtc="2026-02-28T21:26:00Z">
            <w:rPr>
              <w:rFonts w:hint="eastAsia"/>
            </w:rPr>
          </w:rPrChange>
        </w:rPr>
        <w:t>金钱</w:t>
      </w:r>
      <w:r w:rsidRPr="00F2244E">
        <w:rPr>
          <w:color w:val="00B050"/>
          <w:rPrChange w:id="13" w:author="Ryan Zhong" w:date="2026-03-01T08:26:00Z" w16du:dateUtc="2026-02-28T21:26:00Z">
            <w:rPr/>
          </w:rPrChange>
        </w:rPr>
        <w:t xml:space="preserve"> </w:t>
      </w:r>
      <w:r w:rsidRPr="00F2244E">
        <w:rPr>
          <w:rFonts w:hint="eastAsia"/>
          <w:color w:val="00B050"/>
          <w:rPrChange w:id="14" w:author="Ryan Zhong" w:date="2026-03-01T08:26:00Z" w16du:dateUtc="2026-02-28T21:26:00Z">
            <w:rPr>
              <w:rFonts w:hint="eastAsia"/>
            </w:rPr>
          </w:rPrChange>
        </w:rPr>
        <w:t>→</w:t>
      </w:r>
      <w:r w:rsidRPr="00F2244E">
        <w:rPr>
          <w:color w:val="00B050"/>
          <w:rPrChange w:id="15" w:author="Ryan Zhong" w:date="2026-03-01T08:26:00Z" w16du:dateUtc="2026-02-28T21:26:00Z">
            <w:rPr/>
          </w:rPrChange>
        </w:rPr>
        <w:t xml:space="preserve"> </w:t>
      </w:r>
      <w:r w:rsidRPr="00F2244E">
        <w:rPr>
          <w:rFonts w:hint="eastAsia"/>
          <w:color w:val="00B050"/>
          <w:rPrChange w:id="16" w:author="Ryan Zhong" w:date="2026-03-01T08:26:00Z" w16du:dateUtc="2026-02-28T21:26:00Z">
            <w:rPr>
              <w:rFonts w:hint="eastAsia"/>
            </w:rPr>
          </w:rPrChange>
        </w:rPr>
        <w:t>影响力：耗费金钱举办私人庆典为选举造势；</w:t>
      </w:r>
      <w:r>
        <w:t>贿赂元老，</w:t>
      </w:r>
      <w:r w:rsidRPr="00F2244E">
        <w:rPr>
          <w:rFonts w:hint="eastAsia"/>
          <w:color w:val="00B050"/>
          <w:rPrChange w:id="17" w:author="Ryan Zhong" w:date="2026-03-01T08:26:00Z" w16du:dateUtc="2026-02-28T21:26:00Z">
            <w:rPr>
              <w:rFonts w:hint="eastAsia"/>
            </w:rPr>
          </w:rPrChange>
        </w:rPr>
        <w:t>收买人物，可以改变政治影响力版图。</w:t>
      </w:r>
    </w:p>
    <w:p w14:paraId="3E2FD546" w14:textId="77777777" w:rsidR="00445DC2" w:rsidRPr="00DA04D7" w:rsidRDefault="00000000">
      <w:pPr>
        <w:rPr>
          <w:color w:val="00B050"/>
          <w:rPrChange w:id="18" w:author="Ryan Zhong" w:date="2026-03-02T13:23:00Z" w16du:dateUtc="2026-03-02T02:23:00Z">
            <w:rPr/>
          </w:rPrChange>
        </w:rPr>
      </w:pPr>
      <w:r w:rsidRPr="00DA04D7">
        <w:rPr>
          <w:rFonts w:hint="eastAsia"/>
          <w:color w:val="00B050"/>
          <w:rPrChange w:id="19" w:author="Ryan Zhong" w:date="2026-03-02T13:23:00Z" w16du:dateUtc="2026-03-02T02:23:00Z">
            <w:rPr>
              <w:rFonts w:hint="eastAsia"/>
            </w:rPr>
          </w:rPrChange>
        </w:rPr>
        <w:t>金钱</w:t>
      </w:r>
      <w:r w:rsidRPr="00DA04D7">
        <w:rPr>
          <w:rFonts w:hint="eastAsia"/>
          <w:color w:val="00B050"/>
          <w:rPrChange w:id="20" w:author="Ryan Zhong" w:date="2026-03-02T13:23:00Z" w16du:dateUtc="2026-03-02T02:23:00Z">
            <w:rPr>
              <w:rFonts w:hint="eastAsia"/>
            </w:rPr>
          </w:rPrChange>
        </w:rPr>
        <w:t xml:space="preserve"> </w:t>
      </w:r>
      <w:r w:rsidRPr="00DA04D7">
        <w:rPr>
          <w:rFonts w:hint="eastAsia"/>
          <w:color w:val="00B050"/>
          <w:rPrChange w:id="21" w:author="Ryan Zhong" w:date="2026-03-02T13:23:00Z" w16du:dateUtc="2026-03-02T02:23:00Z">
            <w:rPr>
              <w:rFonts w:hint="eastAsia"/>
            </w:rPr>
          </w:rPrChange>
        </w:rPr>
        <w:t>→</w:t>
      </w:r>
      <w:r w:rsidRPr="00DA04D7">
        <w:rPr>
          <w:rFonts w:hint="eastAsia"/>
          <w:color w:val="00B050"/>
          <w:rPrChange w:id="22" w:author="Ryan Zhong" w:date="2026-03-02T13:23:00Z" w16du:dateUtc="2026-03-02T02:23:00Z">
            <w:rPr>
              <w:rFonts w:hint="eastAsia"/>
            </w:rPr>
          </w:rPrChange>
        </w:rPr>
        <w:t xml:space="preserve"> </w:t>
      </w:r>
      <w:r w:rsidRPr="00DA04D7">
        <w:rPr>
          <w:rFonts w:hint="eastAsia"/>
          <w:color w:val="00B050"/>
          <w:rPrChange w:id="23" w:author="Ryan Zhong" w:date="2026-03-02T13:23:00Z" w16du:dateUtc="2026-03-02T02:23:00Z">
            <w:rPr>
              <w:rFonts w:hint="eastAsia"/>
            </w:rPr>
          </w:rPrChange>
        </w:rPr>
        <w:t>土地：私地可以自由买卖，因此可以用金钱换土地。</w:t>
      </w:r>
    </w:p>
    <w:p w14:paraId="4C15C60E" w14:textId="77777777" w:rsidR="00445DC2" w:rsidRPr="00DA04D7" w:rsidRDefault="00000000">
      <w:pPr>
        <w:rPr>
          <w:color w:val="00B050"/>
          <w:rPrChange w:id="24" w:author="Ryan Zhong" w:date="2026-03-02T13:23:00Z" w16du:dateUtc="2026-03-02T02:23:00Z">
            <w:rPr/>
          </w:rPrChange>
        </w:rPr>
      </w:pPr>
      <w:r w:rsidRPr="00DA04D7">
        <w:rPr>
          <w:rFonts w:hint="eastAsia"/>
          <w:color w:val="00B050"/>
          <w:rPrChange w:id="25" w:author="Ryan Zhong" w:date="2026-03-02T13:23:00Z" w16du:dateUtc="2026-03-02T02:23:00Z">
            <w:rPr>
              <w:rFonts w:hint="eastAsia"/>
            </w:rPr>
          </w:rPrChange>
        </w:rPr>
        <w:t>影响力</w:t>
      </w:r>
      <w:r w:rsidRPr="00DA04D7">
        <w:rPr>
          <w:rFonts w:hint="eastAsia"/>
          <w:color w:val="00B050"/>
          <w:rPrChange w:id="26" w:author="Ryan Zhong" w:date="2026-03-02T13:23:00Z" w16du:dateUtc="2026-03-02T02:23:00Z">
            <w:rPr>
              <w:rFonts w:hint="eastAsia"/>
            </w:rPr>
          </w:rPrChange>
        </w:rPr>
        <w:t xml:space="preserve"> </w:t>
      </w:r>
      <w:r w:rsidRPr="00DA04D7">
        <w:rPr>
          <w:rFonts w:hint="eastAsia"/>
          <w:color w:val="00B050"/>
          <w:rPrChange w:id="27" w:author="Ryan Zhong" w:date="2026-03-02T13:23:00Z" w16du:dateUtc="2026-03-02T02:23:00Z">
            <w:rPr>
              <w:rFonts w:hint="eastAsia"/>
            </w:rPr>
          </w:rPrChange>
        </w:rPr>
        <w:t>→</w:t>
      </w:r>
      <w:r w:rsidRPr="00DA04D7">
        <w:rPr>
          <w:rFonts w:hint="eastAsia"/>
          <w:color w:val="00B050"/>
          <w:rPrChange w:id="28" w:author="Ryan Zhong" w:date="2026-03-02T13:23:00Z" w16du:dateUtc="2026-03-02T02:23:00Z">
            <w:rPr>
              <w:rFonts w:hint="eastAsia"/>
            </w:rPr>
          </w:rPrChange>
        </w:rPr>
        <w:t xml:space="preserve"> </w:t>
      </w:r>
      <w:r w:rsidRPr="00DA04D7">
        <w:rPr>
          <w:rFonts w:hint="eastAsia"/>
          <w:color w:val="00B050"/>
          <w:rPrChange w:id="29" w:author="Ryan Zhong" w:date="2026-03-02T13:23:00Z" w16du:dateUtc="2026-03-02T02:23:00Z">
            <w:rPr>
              <w:rFonts w:hint="eastAsia"/>
            </w:rPr>
          </w:rPrChange>
        </w:rPr>
        <w:t>土地：法案通过（平民分地</w:t>
      </w:r>
      <w:r w:rsidRPr="00DA04D7">
        <w:rPr>
          <w:color w:val="00B050"/>
          <w:rPrChange w:id="30" w:author="Ryan Zhong" w:date="2026-03-02T13:23:00Z" w16du:dateUtc="2026-03-02T02:23:00Z">
            <w:rPr/>
          </w:rPrChange>
        </w:rPr>
        <w:t xml:space="preserve"> / </w:t>
      </w:r>
      <w:r w:rsidRPr="00DA04D7">
        <w:rPr>
          <w:rFonts w:hint="eastAsia"/>
          <w:color w:val="00B050"/>
          <w:rPrChange w:id="31" w:author="Ryan Zhong" w:date="2026-03-02T13:23:00Z" w16du:dateUtc="2026-03-02T02:23:00Z">
            <w:rPr>
              <w:rFonts w:hint="eastAsia"/>
            </w:rPr>
          </w:rPrChange>
        </w:rPr>
        <w:t>公地处置）、公地抢购优先级；</w:t>
      </w:r>
    </w:p>
    <w:p w14:paraId="7A5BE8F0" w14:textId="77777777" w:rsidR="00445DC2" w:rsidRPr="00DA04D7" w:rsidRDefault="00000000">
      <w:pPr>
        <w:rPr>
          <w:color w:val="00B050"/>
          <w:rPrChange w:id="32" w:author="Ryan Zhong" w:date="2026-03-02T13:23:00Z" w16du:dateUtc="2026-03-02T02:23:00Z">
            <w:rPr/>
          </w:rPrChange>
        </w:rPr>
      </w:pPr>
      <w:r w:rsidRPr="00DA04D7">
        <w:rPr>
          <w:rFonts w:hint="eastAsia"/>
          <w:color w:val="00B050"/>
          <w:rPrChange w:id="33" w:author="Ryan Zhong" w:date="2026-03-02T13:23:00Z" w16du:dateUtc="2026-03-02T02:23:00Z">
            <w:rPr>
              <w:rFonts w:hint="eastAsia"/>
            </w:rPr>
          </w:rPrChange>
        </w:rPr>
        <w:t>影响力</w:t>
      </w:r>
      <w:r w:rsidRPr="00DA04D7">
        <w:rPr>
          <w:rFonts w:hint="eastAsia"/>
          <w:color w:val="00B050"/>
          <w:rPrChange w:id="34" w:author="Ryan Zhong" w:date="2026-03-02T13:23:00Z" w16du:dateUtc="2026-03-02T02:23:00Z">
            <w:rPr>
              <w:rFonts w:hint="eastAsia"/>
            </w:rPr>
          </w:rPrChange>
        </w:rPr>
        <w:t xml:space="preserve"> </w:t>
      </w:r>
      <w:r w:rsidRPr="00DA04D7">
        <w:rPr>
          <w:rFonts w:hint="eastAsia"/>
          <w:color w:val="00B050"/>
          <w:rPrChange w:id="35" w:author="Ryan Zhong" w:date="2026-03-02T13:23:00Z" w16du:dateUtc="2026-03-02T02:23:00Z">
            <w:rPr>
              <w:rFonts w:hint="eastAsia"/>
            </w:rPr>
          </w:rPrChange>
        </w:rPr>
        <w:t>→</w:t>
      </w:r>
      <w:r w:rsidRPr="00DA04D7">
        <w:rPr>
          <w:rFonts w:hint="eastAsia"/>
          <w:color w:val="00B050"/>
          <w:rPrChange w:id="36" w:author="Ryan Zhong" w:date="2026-03-02T13:23:00Z" w16du:dateUtc="2026-03-02T02:23:00Z">
            <w:rPr>
              <w:rFonts w:hint="eastAsia"/>
            </w:rPr>
          </w:rPrChange>
        </w:rPr>
        <w:t xml:space="preserve"> </w:t>
      </w:r>
      <w:r w:rsidRPr="00DA04D7">
        <w:rPr>
          <w:rFonts w:hint="eastAsia"/>
          <w:color w:val="00B050"/>
          <w:rPrChange w:id="37" w:author="Ryan Zhong" w:date="2026-03-02T13:23:00Z" w16du:dateUtc="2026-03-02T02:23:00Z">
            <w:rPr>
              <w:rFonts w:hint="eastAsia"/>
            </w:rPr>
          </w:rPrChange>
        </w:rPr>
        <w:t>金钱：不会直接获得金钱，但是可以通过法案，预算（合同）等方式间接获利。</w:t>
      </w:r>
      <w:r w:rsidRPr="00DA04D7">
        <w:rPr>
          <w:color w:val="00B050"/>
          <w:rPrChange w:id="38" w:author="Ryan Zhong" w:date="2026-03-02T13:23:00Z" w16du:dateUtc="2026-03-02T02:23:00Z">
            <w:rPr/>
          </w:rPrChange>
        </w:rPr>
        <w:t xml:space="preserve"> </w:t>
      </w:r>
    </w:p>
    <w:p w14:paraId="330447EF" w14:textId="77777777" w:rsidR="00445DC2" w:rsidRDefault="00445DC2"/>
    <w:p w14:paraId="46486255" w14:textId="77777777" w:rsidR="00445DC2" w:rsidRDefault="00000000">
      <w:r>
        <w:t>三、天命阶段（命运与更替）</w:t>
      </w:r>
    </w:p>
    <w:p w14:paraId="61F12DCB" w14:textId="77777777" w:rsidR="00445DC2" w:rsidRDefault="00000000">
      <w:r>
        <w:t xml:space="preserve">3.1 </w:t>
      </w:r>
      <w:r>
        <w:t>机制概述</w:t>
      </w:r>
    </w:p>
    <w:p w14:paraId="7C76B98E" w14:textId="77777777" w:rsidR="00445DC2" w:rsidRDefault="00000000">
      <w:r w:rsidRPr="00F90E77">
        <w:rPr>
          <w:color w:val="00B050"/>
        </w:rPr>
        <w:t>天命阶段为每回合固定环节，通过</w:t>
      </w:r>
      <w:r w:rsidRPr="00F90E77">
        <w:rPr>
          <w:color w:val="00B050"/>
        </w:rPr>
        <w:t xml:space="preserve"> “</w:t>
      </w:r>
      <w:r w:rsidRPr="00F90E77">
        <w:rPr>
          <w:color w:val="00B050"/>
        </w:rPr>
        <w:t>好运卡</w:t>
      </w:r>
      <w:r w:rsidRPr="00F90E77">
        <w:rPr>
          <w:color w:val="00B050"/>
        </w:rPr>
        <w:t xml:space="preserve"> / </w:t>
      </w:r>
      <w:r w:rsidRPr="00F90E77">
        <w:rPr>
          <w:color w:val="00B050"/>
        </w:rPr>
        <w:t>厄运卡</w:t>
      </w:r>
      <w:r w:rsidRPr="00F90E77">
        <w:rPr>
          <w:color w:val="00B050"/>
        </w:rPr>
        <w:t xml:space="preserve">” </w:t>
      </w:r>
      <w:r w:rsidRPr="00F90E77">
        <w:rPr>
          <w:color w:val="00B050"/>
        </w:rPr>
        <w:t>驱动随机事件与人物更替，保持权力流动与历史不确定性。效果持续</w:t>
      </w:r>
      <w:r w:rsidRPr="00F90E77">
        <w:rPr>
          <w:color w:val="00B050"/>
        </w:rPr>
        <w:t>1</w:t>
      </w:r>
      <w:r w:rsidRPr="00F90E77">
        <w:rPr>
          <w:color w:val="00B050"/>
        </w:rPr>
        <w:t>年（回合）</w:t>
      </w:r>
    </w:p>
    <w:p w14:paraId="71B9839B" w14:textId="77777777" w:rsidR="00445DC2" w:rsidRDefault="00000000">
      <w:r>
        <w:t xml:space="preserve">3.2 </w:t>
      </w:r>
      <w:r>
        <w:t>天命卡类型</w:t>
      </w:r>
    </w:p>
    <w:p w14:paraId="74FAB76F" w14:textId="77777777" w:rsidR="00445DC2" w:rsidRDefault="00000000">
      <w:r>
        <w:t>好运卡：</w:t>
      </w:r>
    </w:p>
    <w:p w14:paraId="515C0D57" w14:textId="77777777" w:rsidR="00445DC2" w:rsidRPr="0083525D" w:rsidRDefault="00000000">
      <w:pPr>
        <w:rPr>
          <w:color w:val="00B050"/>
        </w:rPr>
      </w:pPr>
      <w:r w:rsidRPr="0083525D">
        <w:rPr>
          <w:color w:val="00B050"/>
        </w:rPr>
        <w:t>丰调雨顺：土地产出</w:t>
      </w:r>
      <w:r w:rsidRPr="0083525D">
        <w:rPr>
          <w:color w:val="00B050"/>
        </w:rPr>
        <w:t xml:space="preserve"> + 50%</w:t>
      </w:r>
      <w:r w:rsidRPr="0083525D">
        <w:rPr>
          <w:color w:val="00B050"/>
        </w:rPr>
        <w:t>，收入提升；</w:t>
      </w:r>
    </w:p>
    <w:p w14:paraId="5378B1B9" w14:textId="77777777" w:rsidR="00445DC2" w:rsidRPr="0083525D" w:rsidRDefault="00000000">
      <w:pPr>
        <w:rPr>
          <w:color w:val="00B050"/>
        </w:rPr>
      </w:pPr>
      <w:r w:rsidRPr="0083525D">
        <w:rPr>
          <w:color w:val="00B050"/>
        </w:rPr>
        <w:t>国泰民安：暴动风险降</w:t>
      </w:r>
      <w:r w:rsidRPr="0083525D">
        <w:rPr>
          <w:color w:val="00B050"/>
        </w:rPr>
        <w:t>1</w:t>
      </w:r>
      <w:r w:rsidRPr="0083525D">
        <w:rPr>
          <w:color w:val="00B050"/>
        </w:rPr>
        <w:t>级，</w:t>
      </w:r>
      <w:r w:rsidRPr="0083525D">
        <w:rPr>
          <w:color w:val="00B050"/>
        </w:rPr>
        <w:t xml:space="preserve"> </w:t>
      </w:r>
      <w:r w:rsidRPr="0083525D">
        <w:rPr>
          <w:color w:val="00B050"/>
        </w:rPr>
        <w:t>外部威胁降</w:t>
      </w:r>
      <w:r w:rsidRPr="0083525D">
        <w:rPr>
          <w:color w:val="00B050"/>
        </w:rPr>
        <w:t>1</w:t>
      </w:r>
      <w:r w:rsidRPr="0083525D">
        <w:rPr>
          <w:color w:val="00B050"/>
        </w:rPr>
        <w:t>级。</w:t>
      </w:r>
    </w:p>
    <w:p w14:paraId="5846EE5B" w14:textId="77777777" w:rsidR="00445DC2" w:rsidRPr="0083525D" w:rsidRDefault="00000000">
      <w:pPr>
        <w:rPr>
          <w:color w:val="00B050"/>
        </w:rPr>
      </w:pPr>
      <w:r w:rsidRPr="0083525D">
        <w:rPr>
          <w:color w:val="00B050"/>
        </w:rPr>
        <w:t>天降猛男：在广场阶段生成的</w:t>
      </w:r>
      <w:r w:rsidRPr="0083525D">
        <w:rPr>
          <w:color w:val="00B050"/>
        </w:rPr>
        <w:t>1</w:t>
      </w:r>
      <w:r w:rsidRPr="0083525D">
        <w:rPr>
          <w:color w:val="00B050"/>
        </w:rPr>
        <w:t>个新平民，直接给予在场最高影响力值；</w:t>
      </w:r>
    </w:p>
    <w:p w14:paraId="34330555" w14:textId="77777777" w:rsidR="00445DC2" w:rsidRPr="0083525D" w:rsidRDefault="00000000">
      <w:pPr>
        <w:rPr>
          <w:color w:val="00B050"/>
        </w:rPr>
      </w:pPr>
      <w:r w:rsidRPr="0083525D">
        <w:rPr>
          <w:color w:val="00B050"/>
        </w:rPr>
        <w:t>厄运卡：</w:t>
      </w:r>
    </w:p>
    <w:p w14:paraId="2460536A" w14:textId="77777777" w:rsidR="00445DC2" w:rsidRPr="00F90E77" w:rsidRDefault="00000000">
      <w:pPr>
        <w:rPr>
          <w:color w:val="00B050"/>
        </w:rPr>
      </w:pPr>
      <w:r w:rsidRPr="00F90E77">
        <w:rPr>
          <w:color w:val="00B050"/>
        </w:rPr>
        <w:t>死神来了：大祭司从所有人物卡中随机抽取</w:t>
      </w:r>
      <w:r w:rsidRPr="00F90E77">
        <w:rPr>
          <w:color w:val="00B050"/>
        </w:rPr>
        <w:t xml:space="preserve"> N</w:t>
      </w:r>
      <w:r w:rsidRPr="00F90E77">
        <w:rPr>
          <w:color w:val="00B050"/>
        </w:rPr>
        <w:t>人，抽中者暴毙，其土地与金钱回归国有；</w:t>
      </w:r>
    </w:p>
    <w:p w14:paraId="1E6CD291" w14:textId="77777777" w:rsidR="00445DC2" w:rsidRDefault="00000000">
      <w:r w:rsidRPr="0083525D">
        <w:rPr>
          <w:color w:val="00B050"/>
        </w:rPr>
        <w:t>无妄天灾：干旱</w:t>
      </w:r>
      <w:r w:rsidRPr="0083525D">
        <w:rPr>
          <w:color w:val="00B050"/>
        </w:rPr>
        <w:t xml:space="preserve"> / </w:t>
      </w:r>
      <w:r w:rsidRPr="0083525D">
        <w:rPr>
          <w:color w:val="00B050"/>
        </w:rPr>
        <w:t>洪水导致土地收成减半，收入锐减</w:t>
      </w:r>
      <w:r>
        <w:t>；</w:t>
      </w:r>
    </w:p>
    <w:p w14:paraId="4FD6BBF9" w14:textId="77777777" w:rsidR="00445DC2" w:rsidRDefault="00445DC2"/>
    <w:p w14:paraId="7BF61B3E" w14:textId="77777777" w:rsidR="00445DC2" w:rsidRDefault="00000000">
      <w:r>
        <w:t xml:space="preserve">3.3 </w:t>
      </w:r>
      <w:r>
        <w:t>人物更替规则</w:t>
      </w:r>
    </w:p>
    <w:p w14:paraId="2B8006EC" w14:textId="77777777" w:rsidR="00445DC2" w:rsidRPr="00F90E77" w:rsidRDefault="00000000">
      <w:pPr>
        <w:rPr>
          <w:color w:val="00B050"/>
        </w:rPr>
      </w:pPr>
      <w:r w:rsidRPr="00F90E77">
        <w:rPr>
          <w:color w:val="00B050"/>
        </w:rPr>
        <w:t>死亡判定：采用纯随机机制。每个回合抽到死亡卡的概率是</w:t>
      </w:r>
      <w:r w:rsidRPr="00F90E77">
        <w:rPr>
          <w:color w:val="00B050"/>
        </w:rPr>
        <w:t>X%</w:t>
      </w:r>
      <w:r w:rsidRPr="00F90E77">
        <w:rPr>
          <w:color w:val="00B050"/>
        </w:rPr>
        <w:t>（取决于卡牌总数）；如果有</w:t>
      </w:r>
      <w:r w:rsidRPr="00F90E77">
        <w:rPr>
          <w:color w:val="00B050"/>
        </w:rPr>
        <w:t>Y</w:t>
      </w:r>
      <w:r w:rsidRPr="00F90E77">
        <w:rPr>
          <w:color w:val="00B050"/>
        </w:rPr>
        <w:t>个派系（玩家），</w:t>
      </w:r>
      <w:r w:rsidRPr="00F90E77">
        <w:rPr>
          <w:color w:val="00B050"/>
        </w:rPr>
        <w:t xml:space="preserve"> </w:t>
      </w:r>
      <w:r w:rsidRPr="00F90E77">
        <w:rPr>
          <w:color w:val="00B050"/>
        </w:rPr>
        <w:t>则每个派系死人的概率是</w:t>
      </w:r>
      <w:r w:rsidRPr="00F90E77">
        <w:rPr>
          <w:color w:val="00B050"/>
        </w:rPr>
        <w:t xml:space="preserve">N/(X*Y) </w:t>
      </w:r>
      <w:r w:rsidRPr="00F90E77">
        <w:rPr>
          <w:color w:val="00B050"/>
        </w:rPr>
        <w:t>。这个概率通过</w:t>
      </w:r>
      <w:proofErr w:type="gramStart"/>
      <w:r w:rsidRPr="00F90E77">
        <w:rPr>
          <w:color w:val="00B050"/>
        </w:rPr>
        <w:t>N,X</w:t>
      </w:r>
      <w:proofErr w:type="gramEnd"/>
      <w:r w:rsidRPr="00F90E77">
        <w:rPr>
          <w:color w:val="00B050"/>
        </w:rPr>
        <w:t>,Y</w:t>
      </w:r>
      <w:r w:rsidRPr="00F90E77">
        <w:rPr>
          <w:color w:val="00B050"/>
        </w:rPr>
        <w:t>来调整。</w:t>
      </w:r>
    </w:p>
    <w:p w14:paraId="699646B3" w14:textId="77777777" w:rsidR="00445DC2" w:rsidRPr="00F90E77" w:rsidRDefault="00000000">
      <w:pPr>
        <w:rPr>
          <w:color w:val="00B050"/>
        </w:rPr>
      </w:pPr>
      <w:r w:rsidRPr="00F90E77">
        <w:rPr>
          <w:color w:val="00B050"/>
        </w:rPr>
        <w:t>死亡影响：</w:t>
      </w:r>
    </w:p>
    <w:p w14:paraId="45233F5B" w14:textId="77777777" w:rsidR="00445DC2" w:rsidRPr="00F90E77" w:rsidRDefault="00000000">
      <w:pPr>
        <w:rPr>
          <w:color w:val="00B050"/>
        </w:rPr>
      </w:pPr>
      <w:r w:rsidRPr="00F90E77">
        <w:rPr>
          <w:color w:val="00B050"/>
        </w:rPr>
        <w:lastRenderedPageBreak/>
        <w:t>土地转为公地；金钱归国库；影响力清空；</w:t>
      </w:r>
    </w:p>
    <w:p w14:paraId="74426956" w14:textId="77777777" w:rsidR="00445DC2" w:rsidRPr="00F2244E" w:rsidRDefault="00000000">
      <w:pPr>
        <w:rPr>
          <w:color w:val="00B050"/>
          <w:rPrChange w:id="39" w:author="Ryan Zhong" w:date="2026-03-01T08:26:00Z" w16du:dateUtc="2026-02-28T21:26:00Z">
            <w:rPr/>
          </w:rPrChange>
        </w:rPr>
      </w:pPr>
      <w:r w:rsidRPr="00F2244E">
        <w:rPr>
          <w:rFonts w:hint="eastAsia"/>
          <w:color w:val="00B050"/>
          <w:rPrChange w:id="40" w:author="Ryan Zhong" w:date="2026-03-01T08:26:00Z" w16du:dateUtc="2026-02-28T21:26:00Z">
            <w:rPr>
              <w:rFonts w:hint="eastAsia"/>
            </w:rPr>
          </w:rPrChange>
        </w:rPr>
        <w:t>派系可以在广场阶段从候选人物池补充新人，保持派系人数稳定。</w:t>
      </w:r>
    </w:p>
    <w:p w14:paraId="32CFFBEF" w14:textId="77777777" w:rsidR="00445DC2" w:rsidRDefault="00445DC2"/>
    <w:p w14:paraId="7000C4AE" w14:textId="77777777" w:rsidR="00445DC2" w:rsidRDefault="00000000">
      <w:r>
        <w:t>四、收入阶段（金钱循环）</w:t>
      </w:r>
    </w:p>
    <w:p w14:paraId="688644A4" w14:textId="77777777" w:rsidR="00445DC2" w:rsidRDefault="00000000">
      <w:r>
        <w:t xml:space="preserve">4.1 </w:t>
      </w:r>
      <w:r>
        <w:t>国库（国家层面）</w:t>
      </w:r>
    </w:p>
    <w:p w14:paraId="0204241E" w14:textId="77777777" w:rsidR="00445DC2" w:rsidRDefault="00000000">
      <w:r>
        <w:t xml:space="preserve">4.1.1 </w:t>
      </w:r>
      <w:r>
        <w:t>收入来源</w:t>
      </w:r>
    </w:p>
    <w:p w14:paraId="73EA52E2" w14:textId="5F72B625" w:rsidR="00445DC2" w:rsidRDefault="00000000">
      <w:r w:rsidRPr="00E42C83">
        <w:rPr>
          <w:color w:val="00B050"/>
        </w:rPr>
        <w:t>行省包税权拍卖：将新征服行省的征税权拍卖给骑士，</w:t>
      </w:r>
      <w:ins w:id="41" w:author="Ryan Zhong" w:date="2026-02-24T16:45:00Z" w16du:dateUtc="2026-02-24T05:45:00Z">
        <w:r w:rsidR="00074B45" w:rsidRPr="00E42C83">
          <w:rPr>
            <w:rFonts w:hint="eastAsia"/>
            <w:color w:val="00B050"/>
          </w:rPr>
          <w:t>骑士按年交纳</w:t>
        </w:r>
      </w:ins>
      <w:ins w:id="42" w:author="Ryan Zhong" w:date="2026-02-24T16:46:00Z" w16du:dateUtc="2026-02-24T05:46:00Z">
        <w:r w:rsidR="00074B45" w:rsidRPr="00E42C83">
          <w:rPr>
            <w:rFonts w:hint="eastAsia"/>
            <w:color w:val="00B050"/>
          </w:rPr>
          <w:t>合同税金给</w:t>
        </w:r>
      </w:ins>
      <w:r w:rsidRPr="00E42C83">
        <w:rPr>
          <w:color w:val="00B050"/>
        </w:rPr>
        <w:t>国库</w:t>
      </w:r>
      <w:del w:id="43" w:author="Ryan Zhong" w:date="2026-02-24T16:45:00Z" w16du:dateUtc="2026-02-24T05:45:00Z">
        <w:r w:rsidRPr="00E42C83" w:rsidDel="00074B45">
          <w:rPr>
            <w:rFonts w:hint="eastAsia"/>
            <w:color w:val="00B050"/>
          </w:rPr>
          <w:delText>获得一次性</w:delText>
        </w:r>
      </w:del>
      <w:del w:id="44" w:author="Ryan Zhong" w:date="2026-02-24T16:46:00Z" w16du:dateUtc="2026-02-24T05:46:00Z">
        <w:r w:rsidRPr="00E42C83" w:rsidDel="00074B45">
          <w:rPr>
            <w:color w:val="00B050"/>
          </w:rPr>
          <w:delText>收入</w:delText>
        </w:r>
      </w:del>
      <w:r>
        <w:t>；</w:t>
      </w:r>
    </w:p>
    <w:p w14:paraId="7F7AACF3" w14:textId="77777777" w:rsidR="00445DC2" w:rsidRPr="00F2244E" w:rsidRDefault="00000000">
      <w:pPr>
        <w:rPr>
          <w:color w:val="00B050"/>
          <w:rPrChange w:id="45" w:author="Ryan Zhong" w:date="2026-03-01T08:27:00Z" w16du:dateUtc="2026-02-28T21:27:00Z">
            <w:rPr/>
          </w:rPrChange>
        </w:rPr>
      </w:pPr>
      <w:r w:rsidRPr="00F2244E">
        <w:rPr>
          <w:rFonts w:hint="eastAsia"/>
          <w:color w:val="00B050"/>
          <w:rPrChange w:id="46" w:author="Ryan Zhong" w:date="2026-03-01T08:27:00Z" w16du:dateUtc="2026-02-28T21:27:00Z">
            <w:rPr>
              <w:rFonts w:hint="eastAsia"/>
            </w:rPr>
          </w:rPrChange>
        </w:rPr>
        <w:t>战争赔款：战争胜利后获得的战争赔款直接归入国库；</w:t>
      </w:r>
    </w:p>
    <w:p w14:paraId="2049D8FF" w14:textId="4CDED6A2" w:rsidR="00445DC2" w:rsidRDefault="00000000">
      <w:r>
        <w:t>公地</w:t>
      </w:r>
      <w:r w:rsidRPr="00074B45">
        <w:rPr>
          <w:color w:val="00B050"/>
        </w:rPr>
        <w:t>出租</w:t>
      </w:r>
      <w:r w:rsidRPr="00074B45">
        <w:rPr>
          <w:color w:val="00B050"/>
        </w:rPr>
        <w:t xml:space="preserve"> </w:t>
      </w:r>
      <w:r>
        <w:t xml:space="preserve">/ </w:t>
      </w:r>
      <w:r>
        <w:t>拍卖：</w:t>
      </w:r>
      <w:r w:rsidRPr="00F90E77">
        <w:rPr>
          <w:color w:val="00B050"/>
        </w:rPr>
        <w:t>公地出租可以获得稳定租金</w:t>
      </w:r>
      <w:r>
        <w:t>，或拍卖获得一次性收入。</w:t>
      </w:r>
    </w:p>
    <w:p w14:paraId="4C1665B5" w14:textId="77777777" w:rsidR="00445DC2" w:rsidRDefault="00000000">
      <w:r>
        <w:t xml:space="preserve">4.1.2 </w:t>
      </w:r>
      <w:r>
        <w:t>支出项目</w:t>
      </w:r>
    </w:p>
    <w:p w14:paraId="1248BE01" w14:textId="77777777" w:rsidR="00445DC2" w:rsidRPr="0083525D" w:rsidRDefault="00000000">
      <w:pPr>
        <w:rPr>
          <w:color w:val="00B050"/>
        </w:rPr>
      </w:pPr>
      <w:r w:rsidRPr="0083525D">
        <w:rPr>
          <w:color w:val="00B050"/>
        </w:rPr>
        <w:t>军费：军团招募与维护成本；</w:t>
      </w:r>
    </w:p>
    <w:p w14:paraId="0BADD966" w14:textId="77777777" w:rsidR="00445DC2" w:rsidRPr="0083525D" w:rsidRDefault="00000000">
      <w:pPr>
        <w:rPr>
          <w:color w:val="00B050"/>
        </w:rPr>
      </w:pPr>
      <w:r w:rsidRPr="0083525D">
        <w:rPr>
          <w:color w:val="00B050"/>
        </w:rPr>
        <w:t>运营费：随疆域扩大自动扣除的固定开销（可以按公地租金的</w:t>
      </w:r>
      <w:r w:rsidRPr="0083525D">
        <w:rPr>
          <w:color w:val="00B050"/>
        </w:rPr>
        <w:t>X%</w:t>
      </w:r>
      <w:r w:rsidRPr="0083525D">
        <w:rPr>
          <w:color w:val="00B050"/>
        </w:rPr>
        <w:t>计算）；</w:t>
      </w:r>
    </w:p>
    <w:p w14:paraId="2779D7E7" w14:textId="77777777" w:rsidR="00445DC2" w:rsidRDefault="00000000">
      <w:r>
        <w:t>公共工程：水利、道路建设，可降低自然灾害损失与暴动损失。如果行省有基建，在灾年的损失从</w:t>
      </w:r>
      <w:r>
        <w:t>50%</w:t>
      </w:r>
      <w:r>
        <w:t>下降到</w:t>
      </w:r>
      <w:r>
        <w:t>25%</w:t>
      </w:r>
      <w:r>
        <w:t>。暴动的损失从</w:t>
      </w:r>
      <w:r>
        <w:t>100%</w:t>
      </w:r>
      <w:r>
        <w:t>下降到</w:t>
      </w:r>
      <w:r>
        <w:t>50%</w:t>
      </w:r>
      <w:r>
        <w:t>。（设计预留基建升级的扩展功能）</w:t>
      </w:r>
    </w:p>
    <w:p w14:paraId="085C7517" w14:textId="77777777" w:rsidR="00445DC2" w:rsidRDefault="00000000">
      <w:r>
        <w:t xml:space="preserve">4.2 </w:t>
      </w:r>
      <w:r>
        <w:t>私库（个人</w:t>
      </w:r>
      <w:r>
        <w:t xml:space="preserve"> / </w:t>
      </w:r>
      <w:r>
        <w:t>派系层面）</w:t>
      </w:r>
    </w:p>
    <w:p w14:paraId="5E04A15C" w14:textId="77777777" w:rsidR="00445DC2" w:rsidRDefault="00000000">
      <w:r>
        <w:t xml:space="preserve">4.2.1 </w:t>
      </w:r>
      <w:r>
        <w:t>收入来源</w:t>
      </w:r>
    </w:p>
    <w:p w14:paraId="72AF347D" w14:textId="77777777" w:rsidR="00445DC2" w:rsidRDefault="00000000">
      <w:r>
        <w:rPr>
          <w:b/>
          <w:bCs/>
          <w:u w:val="single"/>
        </w:rPr>
        <w:t>元老</w:t>
      </w:r>
      <w:r>
        <w:t>：</w:t>
      </w:r>
    </w:p>
    <w:p w14:paraId="467D9918" w14:textId="77777777" w:rsidR="00445DC2" w:rsidRPr="00F90E77" w:rsidRDefault="00000000">
      <w:pPr>
        <w:rPr>
          <w:color w:val="00B050"/>
        </w:rPr>
      </w:pPr>
      <w:r w:rsidRPr="00F90E77">
        <w:rPr>
          <w:color w:val="00B050"/>
        </w:rPr>
        <w:t>私地收入：稳定的收入来源，并提供影响力</w:t>
      </w:r>
    </w:p>
    <w:p w14:paraId="5B6706F5" w14:textId="77777777" w:rsidR="00445DC2" w:rsidRDefault="00000000">
      <w:r>
        <w:t>土地买卖差价：拍卖所得的公地加价出售，获得利润；</w:t>
      </w:r>
    </w:p>
    <w:p w14:paraId="1A82CBA9" w14:textId="77777777" w:rsidR="00445DC2" w:rsidRDefault="00000000">
      <w:r w:rsidRPr="00F2244E">
        <w:rPr>
          <w:rFonts w:hint="eastAsia"/>
          <w:color w:val="00B050"/>
          <w:rPrChange w:id="47" w:author="Ryan Zhong" w:date="2026-03-01T08:28:00Z" w16du:dateUtc="2026-02-28T21:28:00Z">
            <w:rPr>
              <w:rFonts w:hint="eastAsia"/>
            </w:rPr>
          </w:rPrChange>
        </w:rPr>
        <w:t>战利品：带兵打胜仗的执政官获得的战利品（解散军团时可以分发给老兵获得持续的影响力加成，</w:t>
      </w:r>
      <w:r w:rsidRPr="0096554F">
        <w:rPr>
          <w:color w:val="00B050"/>
        </w:rPr>
        <w:t>也可以举办庆典获得一次性的影响力加成</w:t>
      </w:r>
      <w:r>
        <w:t>）。</w:t>
      </w:r>
    </w:p>
    <w:p w14:paraId="26CBC007" w14:textId="77777777" w:rsidR="00445DC2" w:rsidRDefault="00000000">
      <w:r>
        <w:t>受贿：可以从本派系或其他派系的人物那里获得金钱，交换其他利益。行贿受贿的交易通过人物进行，只保留系统记录，其他玩家不可见；除非被监察官检举，才能在审判时揭发；</w:t>
      </w:r>
    </w:p>
    <w:p w14:paraId="719297C5" w14:textId="77777777" w:rsidR="00445DC2" w:rsidRDefault="00000000">
      <w:r>
        <w:rPr>
          <w:b/>
          <w:bCs/>
        </w:rPr>
        <w:t>骑士</w:t>
      </w:r>
      <w:r>
        <w:t>：</w:t>
      </w:r>
    </w:p>
    <w:p w14:paraId="1FD5487F" w14:textId="77777777" w:rsidR="00445DC2" w:rsidRDefault="00000000">
      <w:r w:rsidRPr="00074B45">
        <w:rPr>
          <w:color w:val="00B050"/>
        </w:rPr>
        <w:t>包税权利润：竞标行省包税权后，可以通过设定征税强度来获取利润</w:t>
      </w:r>
      <w:r w:rsidRPr="00F2244E">
        <w:rPr>
          <w:rFonts w:hint="eastAsia"/>
          <w:color w:val="00B050"/>
          <w:highlight w:val="yellow"/>
          <w:rPrChange w:id="48" w:author="Ryan Zhong" w:date="2026-03-01T08:29:00Z" w16du:dateUtc="2026-02-28T21:29:00Z">
            <w:rPr>
              <w:rFonts w:hint="eastAsia"/>
              <w:color w:val="00B050"/>
            </w:rPr>
          </w:rPrChange>
        </w:rPr>
        <w:t>；强度越大，利润越高</w:t>
      </w:r>
      <w:r w:rsidRPr="00074B45">
        <w:rPr>
          <w:color w:val="00B050"/>
        </w:rPr>
        <w:t>，</w:t>
      </w:r>
      <w:r w:rsidRPr="00F2244E">
        <w:rPr>
          <w:rFonts w:hint="eastAsia"/>
          <w:color w:val="00B050"/>
          <w:rPrChange w:id="49" w:author="Ryan Zhong" w:date="2026-03-01T08:29:00Z" w16du:dateUtc="2026-02-28T21:29:00Z">
            <w:rPr>
              <w:rFonts w:hint="eastAsia"/>
            </w:rPr>
          </w:rPrChange>
        </w:rPr>
        <w:t>但是民怨更高</w:t>
      </w:r>
      <w:r>
        <w:t>；可以贿赂行省总督强征，但是如果激起民变，则可能会被监察官起诉；</w:t>
      </w:r>
    </w:p>
    <w:p w14:paraId="544AE137" w14:textId="1B39B8C8" w:rsidR="00445DC2" w:rsidRDefault="00000000">
      <w:r w:rsidRPr="00183104">
        <w:rPr>
          <w:color w:val="00B050"/>
        </w:rPr>
        <w:t>公共工程承包利润：竞标承包工程后，可以通过设定偷工减料的强度来获取利润；强度越大，利润越高，但是工程质量越差；</w:t>
      </w:r>
      <w:r>
        <w:t>可以贿赂监察官验收；但</w:t>
      </w:r>
      <w:r>
        <w:lastRenderedPageBreak/>
        <w:t>是如果在质保期</w:t>
      </w:r>
      <w:ins w:id="50" w:author="Ryan Zhong" w:date="2026-03-01T08:29:00Z" w16du:dateUtc="2026-02-28T21:29:00Z">
        <w:r w:rsidR="00F2244E">
          <w:rPr>
            <w:rFonts w:hint="eastAsia"/>
          </w:rPr>
          <w:t>（随合同一起设定）</w:t>
        </w:r>
      </w:ins>
      <w:r>
        <w:t>内损毁，则可能会被下任监察官起诉；</w:t>
      </w:r>
    </w:p>
    <w:p w14:paraId="57AED3D8" w14:textId="77777777" w:rsidR="00445DC2" w:rsidRDefault="00000000">
      <w:r>
        <w:t>土地买卖</w:t>
      </w:r>
      <w:r>
        <w:t xml:space="preserve"> + </w:t>
      </w:r>
      <w:r>
        <w:t>土地收入：骑士获得土地，是进阶元老的前提；</w:t>
      </w:r>
      <w:r w:rsidRPr="00F2244E">
        <w:rPr>
          <w:rFonts w:hint="eastAsia"/>
          <w:color w:val="00B050"/>
          <w:rPrChange w:id="51" w:author="Ryan Zhong" w:date="2026-03-01T08:30:00Z" w16du:dateUtc="2026-02-28T21:30:00Z">
            <w:rPr>
              <w:rFonts w:hint="eastAsia"/>
            </w:rPr>
          </w:rPrChange>
        </w:rPr>
        <w:t>骑士的土地也可以产生影响力，但是只能用于公民大会的竞选，不能用于元老院表决</w:t>
      </w:r>
      <w:r>
        <w:t>；</w:t>
      </w:r>
    </w:p>
    <w:p w14:paraId="6901EFA4" w14:textId="06072141" w:rsidR="00445DC2" w:rsidRDefault="00000000">
      <w:r>
        <w:rPr>
          <w:b/>
          <w:bCs/>
        </w:rPr>
        <w:t>平民</w:t>
      </w:r>
      <w:r>
        <w:t>：</w:t>
      </w:r>
      <w:ins w:id="52" w:author="Ryan Zhong" w:date="2026-02-24T18:00:00Z" w16du:dateUtc="2026-02-24T07:00:00Z">
        <w:r w:rsidR="00183104">
          <w:rPr>
            <w:rFonts w:hint="eastAsia"/>
          </w:rPr>
          <w:t>初期</w:t>
        </w:r>
      </w:ins>
      <w:r>
        <w:t>忽略不计</w:t>
      </w:r>
      <w:r w:rsidR="00183104">
        <w:rPr>
          <w:rFonts w:hint="eastAsia"/>
        </w:rPr>
        <w:t>，</w:t>
      </w:r>
      <w:ins w:id="53" w:author="Ryan Zhong" w:date="2026-02-24T18:00:00Z" w16du:dateUtc="2026-02-24T07:00:00Z">
        <w:r w:rsidR="00183104">
          <w:rPr>
            <w:rFonts w:hint="eastAsia"/>
          </w:rPr>
          <w:t>后期可通过军功快速增加（</w:t>
        </w:r>
        <w:r w:rsidR="00183104">
          <w:rPr>
            <w:rFonts w:hint="eastAsia"/>
          </w:rPr>
          <w:t>T</w:t>
        </w:r>
        <w:r w:rsidR="00183104">
          <w:rPr>
            <w:rFonts w:hint="eastAsia"/>
          </w:rPr>
          <w:t>为单位）</w:t>
        </w:r>
      </w:ins>
      <w:r>
        <w:t>。平民的功能主要是：保镖，暗杀，情报，</w:t>
      </w:r>
      <w:r w:rsidRPr="00F2244E">
        <w:rPr>
          <w:rFonts w:hint="eastAsia"/>
          <w:color w:val="00B050"/>
          <w:rPrChange w:id="54" w:author="Ryan Zhong" w:date="2026-03-01T08:31:00Z" w16du:dateUtc="2026-02-28T21:31:00Z">
            <w:rPr>
              <w:rFonts w:hint="eastAsia"/>
            </w:rPr>
          </w:rPrChange>
        </w:rPr>
        <w:t>竞选保民官</w:t>
      </w:r>
      <w:r>
        <w:t>；</w:t>
      </w:r>
    </w:p>
    <w:p w14:paraId="0A534F2E" w14:textId="77777777" w:rsidR="00445DC2" w:rsidRDefault="00000000">
      <w:r>
        <w:t xml:space="preserve">4.2.2 </w:t>
      </w:r>
      <w:r>
        <w:t>支出项目</w:t>
      </w:r>
    </w:p>
    <w:p w14:paraId="39116111" w14:textId="77777777" w:rsidR="00445DC2" w:rsidRPr="0096554F" w:rsidRDefault="00000000">
      <w:pPr>
        <w:rPr>
          <w:color w:val="00B050"/>
        </w:rPr>
      </w:pPr>
      <w:r w:rsidRPr="0096554F">
        <w:rPr>
          <w:color w:val="00B050"/>
        </w:rPr>
        <w:t>赞助庆典：提升影响力，竞选公职；</w:t>
      </w:r>
    </w:p>
    <w:p w14:paraId="6AC59C58" w14:textId="77777777" w:rsidR="00445DC2" w:rsidRPr="0083525D" w:rsidRDefault="00000000">
      <w:pPr>
        <w:rPr>
          <w:color w:val="00B050"/>
        </w:rPr>
      </w:pPr>
      <w:r w:rsidRPr="0083525D">
        <w:rPr>
          <w:color w:val="00B050"/>
        </w:rPr>
        <w:t>购买土地：扩大私产，增强影响力；</w:t>
      </w:r>
    </w:p>
    <w:p w14:paraId="3A0BCDA3" w14:textId="77777777" w:rsidR="00445DC2" w:rsidRDefault="00000000">
      <w:r>
        <w:t>贿赂：收买官员（行省征税，工程验收）</w:t>
      </w:r>
    </w:p>
    <w:p w14:paraId="71DCAED1" w14:textId="77777777" w:rsidR="00445DC2" w:rsidRPr="0096554F" w:rsidRDefault="00000000">
      <w:pPr>
        <w:rPr>
          <w:color w:val="00B050"/>
        </w:rPr>
      </w:pPr>
      <w:r w:rsidRPr="0096554F">
        <w:rPr>
          <w:color w:val="00B050"/>
        </w:rPr>
        <w:t>竞标合同：包税权、工程承包的前期投入。</w:t>
      </w:r>
    </w:p>
    <w:p w14:paraId="3A2B8881" w14:textId="77777777" w:rsidR="00445DC2" w:rsidRDefault="00000000">
      <w:r w:rsidRPr="0096554F">
        <w:rPr>
          <w:color w:val="00B050"/>
        </w:rPr>
        <w:t>招募新人：争夺广场新人池里面的优秀人物（金钱收买</w:t>
      </w:r>
      <w:r>
        <w:t>+</w:t>
      </w:r>
      <w:r>
        <w:t>道德感召）</w:t>
      </w:r>
    </w:p>
    <w:p w14:paraId="33208B04" w14:textId="77777777" w:rsidR="00445DC2" w:rsidRDefault="00000000">
      <w:r>
        <w:t>注意：人物私库的资金不得随意转移，即便相同派系的人物之间也不可以，必须通过交易来流动；</w:t>
      </w:r>
    </w:p>
    <w:p w14:paraId="0281DD3E" w14:textId="77777777" w:rsidR="00445DC2" w:rsidRDefault="00445DC2"/>
    <w:p w14:paraId="4B113D42" w14:textId="77777777" w:rsidR="00445DC2" w:rsidRDefault="00000000">
      <w:r>
        <w:rPr>
          <w:rFonts w:hint="eastAsia"/>
        </w:rPr>
        <w:t>背景资料：</w:t>
      </w:r>
    </w:p>
    <w:p w14:paraId="6F67ED7C" w14:textId="77777777" w:rsidR="00445DC2" w:rsidRDefault="00000000">
      <w:r>
        <w:rPr>
          <w:rFonts w:hint="eastAsia"/>
        </w:rPr>
        <w:t>在游戏时间范围（</w:t>
      </w:r>
      <w:r>
        <w:rPr>
          <w:rFonts w:hint="eastAsia"/>
        </w:rPr>
        <w:t>BC264-BC146)</w:t>
      </w:r>
      <w:r>
        <w:rPr>
          <w:rFonts w:hint="eastAsia"/>
        </w:rPr>
        <w:t>，罗马政府的财政收入从</w:t>
      </w:r>
      <w:r>
        <w:rPr>
          <w:rFonts w:hint="eastAsia"/>
        </w:rPr>
        <w:t>300</w:t>
      </w:r>
      <w:r>
        <w:rPr>
          <w:rFonts w:hint="eastAsia"/>
        </w:rPr>
        <w:t>塔兰特（</w:t>
      </w:r>
      <w:r>
        <w:rPr>
          <w:rFonts w:hint="eastAsia"/>
        </w:rPr>
        <w:t>T</w:t>
      </w:r>
      <w:r>
        <w:rPr>
          <w:rFonts w:hint="eastAsia"/>
        </w:rPr>
        <w:t>）</w:t>
      </w:r>
      <w:r>
        <w:rPr>
          <w:rFonts w:hint="eastAsia"/>
        </w:rPr>
        <w:t>/</w:t>
      </w:r>
      <w:r>
        <w:rPr>
          <w:rFonts w:hint="eastAsia"/>
        </w:rPr>
        <w:t>年增长到约</w:t>
      </w:r>
      <w:r>
        <w:rPr>
          <w:rFonts w:hint="eastAsia"/>
        </w:rPr>
        <w:t>1500</w:t>
      </w:r>
      <w:r>
        <w:rPr>
          <w:rFonts w:hint="eastAsia"/>
        </w:rPr>
        <w:t>塔兰特（</w:t>
      </w:r>
      <w:r>
        <w:rPr>
          <w:rFonts w:hint="eastAsia"/>
        </w:rPr>
        <w:t>T</w:t>
      </w:r>
      <w:r>
        <w:rPr>
          <w:rFonts w:hint="eastAsia"/>
        </w:rPr>
        <w:t>）</w:t>
      </w:r>
      <w:r>
        <w:rPr>
          <w:rFonts w:hint="eastAsia"/>
        </w:rPr>
        <w:t>/</w:t>
      </w:r>
      <w:r>
        <w:rPr>
          <w:rFonts w:hint="eastAsia"/>
        </w:rPr>
        <w:t>年。其中年均非战争开支约占收入的</w:t>
      </w:r>
      <w:r>
        <w:rPr>
          <w:rFonts w:hint="eastAsia"/>
        </w:rPr>
        <w:t>30%</w:t>
      </w:r>
      <w:r>
        <w:rPr>
          <w:rFonts w:hint="eastAsia"/>
        </w:rPr>
        <w:t>；在进行游戏数值设置时，可以考虑以这个量纲为基线。</w:t>
      </w:r>
    </w:p>
    <w:p w14:paraId="010E9D18" w14:textId="77777777" w:rsidR="00445DC2" w:rsidRDefault="00445DC2"/>
    <w:p w14:paraId="28AD5CB0" w14:textId="77777777" w:rsidR="00445DC2" w:rsidRDefault="00000000">
      <w:r>
        <w:t>五、罗马广场（交易与事件）</w:t>
      </w:r>
    </w:p>
    <w:p w14:paraId="1DC9A3E8" w14:textId="77777777" w:rsidR="00445DC2" w:rsidRDefault="00000000">
      <w:r>
        <w:t xml:space="preserve">5.1 </w:t>
      </w:r>
      <w:r>
        <w:t>新人招募机制</w:t>
      </w:r>
    </w:p>
    <w:p w14:paraId="5BA1C3B3" w14:textId="77777777" w:rsidR="00445DC2" w:rsidRPr="0096554F" w:rsidRDefault="00000000">
      <w:pPr>
        <w:rPr>
          <w:color w:val="00B050"/>
        </w:rPr>
      </w:pPr>
      <w:r w:rsidRPr="0096554F">
        <w:rPr>
          <w:color w:val="00B050"/>
        </w:rPr>
        <w:t>每回合广场刷新：</w:t>
      </w:r>
      <w:r w:rsidRPr="0096554F">
        <w:rPr>
          <w:color w:val="00B050"/>
        </w:rPr>
        <w:t xml:space="preserve">1 </w:t>
      </w:r>
      <w:r w:rsidRPr="0096554F">
        <w:rPr>
          <w:color w:val="00B050"/>
        </w:rPr>
        <w:t>名元老、</w:t>
      </w:r>
      <w:r w:rsidRPr="0096554F">
        <w:rPr>
          <w:color w:val="00B050"/>
        </w:rPr>
        <w:t xml:space="preserve">1 </w:t>
      </w:r>
      <w:r w:rsidRPr="0096554F">
        <w:rPr>
          <w:color w:val="00B050"/>
        </w:rPr>
        <w:t>名骑士、</w:t>
      </w:r>
      <w:r w:rsidRPr="0096554F">
        <w:rPr>
          <w:color w:val="00B050"/>
        </w:rPr>
        <w:t xml:space="preserve">1 </w:t>
      </w:r>
      <w:r w:rsidRPr="0096554F">
        <w:rPr>
          <w:color w:val="00B050"/>
        </w:rPr>
        <w:t>名平民（受天降猛人卡影响）；</w:t>
      </w:r>
    </w:p>
    <w:p w14:paraId="67DD8600" w14:textId="77777777" w:rsidR="00445DC2" w:rsidRDefault="00000000">
      <w:r>
        <w:t>招募规则：</w:t>
      </w:r>
    </w:p>
    <w:p w14:paraId="386A9999" w14:textId="07DB3B4E" w:rsidR="00445DC2" w:rsidRDefault="00000000">
      <w:r w:rsidRPr="0096554F">
        <w:rPr>
          <w:color w:val="00B050"/>
        </w:rPr>
        <w:t>各派系可用派系</w:t>
      </w:r>
      <w:del w:id="55" w:author="Ryan Zhong" w:date="2026-02-27T09:15:00Z" w16du:dateUtc="2026-02-26T22:15:00Z">
        <w:r w:rsidRPr="0096554F" w:rsidDel="0096554F">
          <w:rPr>
            <w:color w:val="00B050"/>
          </w:rPr>
          <w:delText>领袖</w:delText>
        </w:r>
      </w:del>
      <w:r w:rsidRPr="0096554F">
        <w:rPr>
          <w:color w:val="00B050"/>
        </w:rPr>
        <w:t>的私库资金出价，获得新人</w:t>
      </w:r>
      <w:r>
        <w:t>（</w:t>
      </w:r>
      <w:r w:rsidRPr="0096554F">
        <w:rPr>
          <w:rFonts w:hint="eastAsia"/>
          <w:color w:val="00B050"/>
          <w:rPrChange w:id="56" w:author="Ryan Zhong" w:date="2026-02-27T09:15:00Z" w16du:dateUtc="2026-02-26T22:15:00Z">
            <w:rPr>
              <w:rFonts w:hint="eastAsia"/>
            </w:rPr>
          </w:rPrChange>
        </w:rPr>
        <w:t>前期只考虑金钱</w:t>
      </w:r>
      <w:r>
        <w:t>，后期考虑道德感召）；</w:t>
      </w:r>
    </w:p>
    <w:p w14:paraId="6C935620" w14:textId="77777777" w:rsidR="00445DC2" w:rsidRPr="0096554F" w:rsidRDefault="00000000">
      <w:pPr>
        <w:rPr>
          <w:color w:val="00B050"/>
          <w:rPrChange w:id="57" w:author="Ryan Zhong" w:date="2026-02-27T09:16:00Z" w16du:dateUtc="2026-02-26T22:16:00Z">
            <w:rPr/>
          </w:rPrChange>
        </w:rPr>
      </w:pPr>
      <w:r w:rsidRPr="0096554F">
        <w:rPr>
          <w:rFonts w:hint="eastAsia"/>
          <w:color w:val="00B050"/>
          <w:rPrChange w:id="58" w:author="Ryan Zhong" w:date="2026-02-27T09:16:00Z" w16du:dateUtc="2026-02-26T22:16:00Z">
            <w:rPr>
              <w:rFonts w:hint="eastAsia"/>
            </w:rPr>
          </w:rPrChange>
        </w:rPr>
        <w:t>派系可放弃现有成员进入广场接受招募，空出位置吸纳新人；（每个派系人物数量有上限）</w:t>
      </w:r>
    </w:p>
    <w:p w14:paraId="6B5BF7C4" w14:textId="77777777" w:rsidR="00445DC2" w:rsidRPr="0096554F" w:rsidRDefault="00000000">
      <w:pPr>
        <w:rPr>
          <w:color w:val="00B050"/>
          <w:rPrChange w:id="59" w:author="Ryan Zhong" w:date="2026-02-27T09:16:00Z" w16du:dateUtc="2026-02-26T22:16:00Z">
            <w:rPr/>
          </w:rPrChange>
        </w:rPr>
      </w:pPr>
      <w:r w:rsidRPr="0096554F">
        <w:rPr>
          <w:rFonts w:hint="eastAsia"/>
          <w:color w:val="00B050"/>
          <w:rPrChange w:id="60" w:author="Ryan Zhong" w:date="2026-02-27T09:16:00Z" w16du:dateUtc="2026-02-26T22:16:00Z">
            <w:rPr>
              <w:rFonts w:hint="eastAsia"/>
            </w:rPr>
          </w:rPrChange>
        </w:rPr>
        <w:t>招募流程：类似与竞标，可以针对每个新人出价，价高者得；但竞标数不得超过本派系人物缺口数；</w:t>
      </w:r>
    </w:p>
    <w:p w14:paraId="423D1B01" w14:textId="77777777" w:rsidR="00445DC2" w:rsidRDefault="00000000">
      <w:r w:rsidRPr="0098181F">
        <w:rPr>
          <w:rFonts w:hint="eastAsia"/>
          <w:color w:val="00B050"/>
          <w:rPrChange w:id="61" w:author="Ryan Zhong" w:date="2026-02-27T09:29:00Z" w16du:dateUtc="2026-02-26T22:29:00Z">
            <w:rPr>
              <w:rFonts w:hint="eastAsia"/>
            </w:rPr>
          </w:rPrChange>
        </w:rPr>
        <w:t>无人问津的人物将从广场消失；其所携带的金钱，土地和影响力也从游戏中消失；如果是骑士，如果承包了合同未交付完，则不得放弃；如果是元老，如果担任了公职，也不得放弃</w:t>
      </w:r>
      <w:r>
        <w:rPr>
          <w:rFonts w:hint="eastAsia"/>
        </w:rPr>
        <w:t>。</w:t>
      </w:r>
    </w:p>
    <w:p w14:paraId="3D41D87E" w14:textId="77777777" w:rsidR="00445DC2" w:rsidRDefault="00445DC2"/>
    <w:p w14:paraId="221B3F87" w14:textId="77777777" w:rsidR="00445DC2" w:rsidRDefault="00000000">
      <w:r>
        <w:t xml:space="preserve">5.2 </w:t>
      </w:r>
      <w:r>
        <w:t>合同与招标（仅限骑士）</w:t>
      </w:r>
    </w:p>
    <w:p w14:paraId="0A60EB26" w14:textId="77777777" w:rsidR="00445DC2" w:rsidRPr="0098181F" w:rsidRDefault="00000000">
      <w:pPr>
        <w:rPr>
          <w:color w:val="00B050"/>
          <w:rPrChange w:id="62" w:author="Ryan Zhong" w:date="2026-02-27T09:30:00Z" w16du:dateUtc="2026-02-26T22:30:00Z">
            <w:rPr/>
          </w:rPrChange>
        </w:rPr>
      </w:pPr>
      <w:r w:rsidRPr="0098181F">
        <w:rPr>
          <w:rFonts w:hint="eastAsia"/>
          <w:color w:val="00B050"/>
          <w:rPrChange w:id="63" w:author="Ryan Zhong" w:date="2026-02-27T09:30:00Z" w16du:dateUtc="2026-02-26T22:30:00Z">
            <w:rPr>
              <w:rFonts w:hint="eastAsia"/>
            </w:rPr>
          </w:rPrChange>
        </w:rPr>
        <w:lastRenderedPageBreak/>
        <w:t>包税权合同：新征服行省自动生成包税权，标注年度税金收入，价高者得；</w:t>
      </w:r>
    </w:p>
    <w:p w14:paraId="4329C0C2" w14:textId="77777777" w:rsidR="00445DC2" w:rsidRPr="0098181F" w:rsidRDefault="00000000">
      <w:pPr>
        <w:rPr>
          <w:color w:val="00B050"/>
          <w:rPrChange w:id="64" w:author="Ryan Zhong" w:date="2026-02-27T09:30:00Z" w16du:dateUtc="2026-02-26T22:30:00Z">
            <w:rPr/>
          </w:rPrChange>
        </w:rPr>
      </w:pPr>
      <w:r w:rsidRPr="0098181F">
        <w:rPr>
          <w:rFonts w:hint="eastAsia"/>
          <w:color w:val="00B050"/>
          <w:rPrChange w:id="65" w:author="Ryan Zhong" w:date="2026-02-27T09:30:00Z" w16du:dateUtc="2026-02-26T22:30:00Z">
            <w:rPr>
              <w:rFonts w:hint="eastAsia"/>
            </w:rPr>
          </w:rPrChange>
        </w:rPr>
        <w:t>工程合同：罗马和行省会生成水利、道路等工程需求，标注工期与成本，价低者得；</w:t>
      </w:r>
    </w:p>
    <w:p w14:paraId="33D4B5E8" w14:textId="77777777" w:rsidR="00445DC2" w:rsidRPr="0098181F" w:rsidRDefault="00000000">
      <w:pPr>
        <w:rPr>
          <w:color w:val="00B050"/>
          <w:rPrChange w:id="66" w:author="Ryan Zhong" w:date="2026-02-27T09:30:00Z" w16du:dateUtc="2026-02-26T22:30:00Z">
            <w:rPr/>
          </w:rPrChange>
        </w:rPr>
      </w:pPr>
      <w:r w:rsidRPr="0098181F">
        <w:rPr>
          <w:rFonts w:hint="eastAsia"/>
          <w:color w:val="00B050"/>
          <w:rPrChange w:id="67" w:author="Ryan Zhong" w:date="2026-02-27T09:30:00Z" w16du:dateUtc="2026-02-26T22:30:00Z">
            <w:rPr>
              <w:rFonts w:hint="eastAsia"/>
            </w:rPr>
          </w:rPrChange>
        </w:rPr>
        <w:t>说明：公共工程是对抗无妄天灾和民变的基础设施，工程分施工期和质保期；只有质保期的工程才有抗灾能力；质保期结束后，如果没有新工程交付进入质保期，则当地（罗马或行省）将失去抵抗自然灾害和民变的能力；</w:t>
      </w:r>
    </w:p>
    <w:p w14:paraId="0253608C" w14:textId="77777777" w:rsidR="00445DC2" w:rsidRDefault="00445DC2"/>
    <w:p w14:paraId="53AB977A" w14:textId="77777777" w:rsidR="00445DC2" w:rsidRDefault="00000000">
      <w:r>
        <w:t xml:space="preserve">5.3 </w:t>
      </w:r>
      <w:r>
        <w:t>危机与随机事件</w:t>
      </w:r>
    </w:p>
    <w:p w14:paraId="78DEFB23" w14:textId="77777777" w:rsidR="00445DC2" w:rsidRDefault="00000000">
      <w:r w:rsidRPr="0083525D">
        <w:rPr>
          <w:color w:val="00B050"/>
        </w:rPr>
        <w:t>天命阶段抽到无妄天灾，则在广场阶段随机抽取一个行政区（意大利本土或行省）生成自然灾害。有自然灾害：土地收入减半（</w:t>
      </w:r>
      <w:r w:rsidRPr="0083525D">
        <w:rPr>
          <w:color w:val="00B050"/>
        </w:rPr>
        <w:t>-50%</w:t>
      </w:r>
      <w:r w:rsidRPr="0083525D">
        <w:rPr>
          <w:color w:val="00B050"/>
        </w:rPr>
        <w:t>），</w:t>
      </w:r>
      <w:r>
        <w:t>若有处于质保期的公共工程则损失减半</w:t>
      </w:r>
      <w:r>
        <w:t>(-25%)</w:t>
      </w:r>
      <w:r>
        <w:t>；</w:t>
      </w:r>
    </w:p>
    <w:p w14:paraId="1D555A10" w14:textId="77777777" w:rsidR="00445DC2" w:rsidRDefault="00000000">
      <w:r w:rsidRPr="0083525D">
        <w:rPr>
          <w:color w:val="00B050"/>
        </w:rPr>
        <w:t>因行省税赋过高或</w:t>
      </w:r>
      <w:r w:rsidRPr="0083525D">
        <w:rPr>
          <w:rFonts w:hint="eastAsia"/>
          <w:color w:val="00B050"/>
        </w:rPr>
        <w:t>意大利本土</w:t>
      </w:r>
      <w:r w:rsidRPr="0083525D">
        <w:rPr>
          <w:color w:val="00B050"/>
        </w:rPr>
        <w:t>平民分地不足都会提高民变威胁，当威胁等级达到</w:t>
      </w:r>
      <w:r w:rsidRPr="0083525D">
        <w:rPr>
          <w:color w:val="00B050"/>
        </w:rPr>
        <w:t>“</w:t>
      </w:r>
      <w:r w:rsidRPr="0083525D">
        <w:rPr>
          <w:color w:val="00B050"/>
        </w:rPr>
        <w:t>平民暴动</w:t>
      </w:r>
      <w:r w:rsidRPr="0083525D">
        <w:rPr>
          <w:color w:val="00B050"/>
        </w:rPr>
        <w:t>”</w:t>
      </w:r>
      <w:r w:rsidRPr="0083525D">
        <w:rPr>
          <w:color w:val="00B050"/>
        </w:rPr>
        <w:t>的等级，就会在当地发生平民暴动：</w:t>
      </w:r>
      <w:r>
        <w:t>土地收入减半（</w:t>
      </w:r>
      <w:r>
        <w:t>-100%</w:t>
      </w:r>
      <w:r>
        <w:t>），若有质保期内的公共工程损失减半（</w:t>
      </w:r>
      <w:r>
        <w:t>-50%</w:t>
      </w:r>
      <w:r>
        <w:t>）。</w:t>
      </w:r>
    </w:p>
    <w:p w14:paraId="6E6CE476" w14:textId="49069EB1" w:rsidR="00445DC2" w:rsidRPr="0083525D" w:rsidRDefault="00000000">
      <w:pPr>
        <w:rPr>
          <w:color w:val="00B050"/>
        </w:rPr>
      </w:pPr>
      <w:r w:rsidRPr="0083525D">
        <w:rPr>
          <w:color w:val="00B050"/>
        </w:rPr>
        <w:t>天命阶段如果抽到风调雨顺：所有土地收入增加</w:t>
      </w:r>
      <w:r w:rsidRPr="0083525D">
        <w:rPr>
          <w:color w:val="00B050"/>
        </w:rPr>
        <w:t>50%</w:t>
      </w:r>
      <w:r w:rsidRPr="0083525D">
        <w:rPr>
          <w:color w:val="00B050"/>
        </w:rPr>
        <w:t>；国泰民安：战争威胁降</w:t>
      </w:r>
      <w:r w:rsidR="0083525D">
        <w:rPr>
          <w:rFonts w:hint="eastAsia"/>
          <w:color w:val="00B050"/>
        </w:rPr>
        <w:t>到</w:t>
      </w:r>
      <w:r w:rsidRPr="0083525D">
        <w:rPr>
          <w:color w:val="00B050"/>
        </w:rPr>
        <w:t>1</w:t>
      </w:r>
      <w:r w:rsidRPr="0083525D">
        <w:rPr>
          <w:color w:val="00B050"/>
        </w:rPr>
        <w:t>级，民变等级降</w:t>
      </w:r>
      <w:r w:rsidR="0083525D">
        <w:rPr>
          <w:rFonts w:hint="eastAsia"/>
          <w:color w:val="00B050"/>
        </w:rPr>
        <w:t>到</w:t>
      </w:r>
      <w:r w:rsidRPr="0083525D">
        <w:rPr>
          <w:color w:val="00B050"/>
        </w:rPr>
        <w:t>1</w:t>
      </w:r>
      <w:r w:rsidRPr="0083525D">
        <w:rPr>
          <w:color w:val="00B050"/>
        </w:rPr>
        <w:t>级）。</w:t>
      </w:r>
    </w:p>
    <w:p w14:paraId="62857C19" w14:textId="4224A9BC" w:rsidR="00445DC2" w:rsidRPr="0083525D" w:rsidRDefault="00000000">
      <w:pPr>
        <w:rPr>
          <w:color w:val="00B050"/>
        </w:rPr>
      </w:pPr>
      <w:r w:rsidRPr="0083525D">
        <w:rPr>
          <w:color w:val="00B050"/>
        </w:rPr>
        <w:t>战争威胁：随着罗马扩张进度，会有对应的外部威胁升级，设定</w:t>
      </w:r>
      <w:r w:rsidRPr="0083525D">
        <w:rPr>
          <w:color w:val="00B050"/>
        </w:rPr>
        <w:t>5</w:t>
      </w:r>
      <w:r w:rsidRPr="0083525D">
        <w:rPr>
          <w:color w:val="00B050"/>
        </w:rPr>
        <w:t>场历史战争：</w:t>
      </w:r>
      <w:r w:rsidRPr="0083525D">
        <w:rPr>
          <w:rFonts w:hint="eastAsia"/>
          <w:color w:val="00B050"/>
          <w:rPrChange w:id="68" w:author="Ryan Zhong" w:date="2026-02-27T09:32:00Z" w16du:dateUtc="2026-02-26T22:32:00Z">
            <w:rPr>
              <w:rFonts w:hint="eastAsia"/>
            </w:rPr>
          </w:rPrChange>
        </w:rPr>
        <w:t>皮洛士战争</w:t>
      </w:r>
      <w:r w:rsidRPr="0083525D">
        <w:rPr>
          <w:color w:val="00B050"/>
        </w:rPr>
        <w:t>，迦太基战争</w:t>
      </w:r>
      <w:ins w:id="69" w:author="Ryan Zhong" w:date="2026-02-27T09:31:00Z" w16du:dateUtc="2026-02-26T22:31:00Z">
        <w:r w:rsidR="0098181F" w:rsidRPr="0083525D">
          <w:rPr>
            <w:rFonts w:hint="eastAsia"/>
            <w:color w:val="00B050"/>
          </w:rPr>
          <w:t>（</w:t>
        </w:r>
        <w:r w:rsidR="0098181F" w:rsidRPr="0083525D">
          <w:rPr>
            <w:rFonts w:hint="eastAsia"/>
            <w:color w:val="00B050"/>
          </w:rPr>
          <w:t>1-3</w:t>
        </w:r>
        <w:r w:rsidR="0098181F" w:rsidRPr="0083525D">
          <w:rPr>
            <w:rFonts w:hint="eastAsia"/>
            <w:color w:val="00B050"/>
          </w:rPr>
          <w:t>）</w:t>
        </w:r>
      </w:ins>
      <w:r w:rsidRPr="0083525D">
        <w:rPr>
          <w:color w:val="00B050"/>
        </w:rPr>
        <w:t>，马其顿战争</w:t>
      </w:r>
      <w:ins w:id="70" w:author="Ryan Zhong" w:date="2026-02-27T09:31:00Z" w16du:dateUtc="2026-02-26T22:31:00Z">
        <w:r w:rsidR="0098181F" w:rsidRPr="0083525D">
          <w:rPr>
            <w:rFonts w:hint="eastAsia"/>
            <w:color w:val="00B050"/>
          </w:rPr>
          <w:t>（</w:t>
        </w:r>
        <w:r w:rsidR="0098181F" w:rsidRPr="0083525D">
          <w:rPr>
            <w:rFonts w:hint="eastAsia"/>
            <w:color w:val="00B050"/>
          </w:rPr>
          <w:t>1-3</w:t>
        </w:r>
        <w:r w:rsidR="0098181F" w:rsidRPr="0083525D">
          <w:rPr>
            <w:rFonts w:hint="eastAsia"/>
            <w:color w:val="00B050"/>
          </w:rPr>
          <w:t>）</w:t>
        </w:r>
      </w:ins>
      <w:r w:rsidRPr="0083525D">
        <w:rPr>
          <w:color w:val="00B050"/>
        </w:rPr>
        <w:t>，</w:t>
      </w:r>
      <w:r>
        <w:t>塞留古战争，朱古达战争</w:t>
      </w:r>
      <w:r>
        <w:t>+</w:t>
      </w:r>
      <w:r>
        <w:t>日耳曼入侵（马略），同盟者战争（苏拉），米特拉达梯战争（</w:t>
      </w:r>
      <w:ins w:id="71" w:author="Ryan Zhong" w:date="2026-02-27T09:31:00Z" w16du:dateUtc="2026-02-26T22:31:00Z">
        <w:r w:rsidR="0098181F">
          <w:rPr>
            <w:rFonts w:hint="eastAsia"/>
          </w:rPr>
          <w:t>1-2</w:t>
        </w:r>
      </w:ins>
      <w:r>
        <w:t>苏拉</w:t>
      </w:r>
      <w:r>
        <w:t>-</w:t>
      </w:r>
      <w:ins w:id="72" w:author="Ryan Zhong" w:date="2026-02-27T09:31:00Z" w16du:dateUtc="2026-02-26T22:31:00Z">
        <w:r w:rsidR="0098181F">
          <w:rPr>
            <w:rFonts w:hint="eastAsia"/>
          </w:rPr>
          <w:t>3</w:t>
        </w:r>
      </w:ins>
      <w:r>
        <w:t>庞贝），斯巴达奴隶起义（庞贝</w:t>
      </w:r>
      <w:r>
        <w:t>+</w:t>
      </w:r>
      <w:r>
        <w:t>克拉苏），高卢战争（凯撒）；每场战争都会接踵而至，</w:t>
      </w:r>
      <w:r w:rsidRPr="00EC5925">
        <w:rPr>
          <w:rFonts w:hint="eastAsia"/>
          <w:color w:val="00B050"/>
          <w:rPrChange w:id="73" w:author="Ryan Zhong" w:date="2026-02-27T09:32:00Z" w16du:dateUtc="2026-02-26T22:32:00Z">
            <w:rPr>
              <w:rFonts w:hint="eastAsia"/>
            </w:rPr>
          </w:rPrChange>
        </w:rPr>
        <w:t>威胁等级从外交冲突</w:t>
      </w:r>
      <w:r w:rsidRPr="00EC5925">
        <w:rPr>
          <w:color w:val="00B050"/>
          <w:rPrChange w:id="74" w:author="Ryan Zhong" w:date="2026-02-27T09:32:00Z" w16du:dateUtc="2026-02-26T22:32:00Z">
            <w:rPr/>
          </w:rPrChange>
        </w:rPr>
        <w:t>-</w:t>
      </w:r>
      <w:r w:rsidRPr="00EC5925">
        <w:rPr>
          <w:rFonts w:hint="eastAsia"/>
          <w:color w:val="00B050"/>
          <w:rPrChange w:id="75" w:author="Ryan Zhong" w:date="2026-02-27T09:32:00Z" w16du:dateUtc="2026-02-26T22:32:00Z">
            <w:rPr>
              <w:rFonts w:hint="eastAsia"/>
            </w:rPr>
          </w:rPrChange>
        </w:rPr>
        <w:t>大军压境</w:t>
      </w:r>
      <w:r w:rsidRPr="00EC5925">
        <w:rPr>
          <w:color w:val="00B050"/>
          <w:rPrChange w:id="76" w:author="Ryan Zhong" w:date="2026-02-27T09:32:00Z" w16du:dateUtc="2026-02-26T22:32:00Z">
            <w:rPr/>
          </w:rPrChange>
        </w:rPr>
        <w:t>-</w:t>
      </w:r>
      <w:r w:rsidRPr="00EC5925">
        <w:rPr>
          <w:rFonts w:hint="eastAsia"/>
          <w:color w:val="00B050"/>
          <w:rPrChange w:id="77" w:author="Ryan Zhong" w:date="2026-02-27T09:32:00Z" w16du:dateUtc="2026-02-26T22:32:00Z">
            <w:rPr>
              <w:rFonts w:hint="eastAsia"/>
            </w:rPr>
          </w:rPrChange>
        </w:rPr>
        <w:t>战争爆发。</w:t>
      </w:r>
      <w:r w:rsidRPr="0083525D">
        <w:rPr>
          <w:color w:val="00B050"/>
        </w:rPr>
        <w:t>执政官可以和外国（</w:t>
      </w:r>
      <w:r w:rsidRPr="0083525D">
        <w:rPr>
          <w:color w:val="00B050"/>
        </w:rPr>
        <w:t>AI</w:t>
      </w:r>
      <w:r w:rsidRPr="0083525D">
        <w:rPr>
          <w:color w:val="00B050"/>
        </w:rPr>
        <w:t>）谈判，将和约草案提交元老院表决；元老院可以通过宣战或议和来推进或延缓；</w:t>
      </w:r>
    </w:p>
    <w:p w14:paraId="35F6C764" w14:textId="72B1FA67" w:rsidR="00445DC2" w:rsidRDefault="00000000">
      <w:r w:rsidRPr="00EC5925">
        <w:rPr>
          <w:rFonts w:hint="eastAsia"/>
          <w:color w:val="00B050"/>
          <w:rPrChange w:id="78" w:author="Ryan Zhong" w:date="2026-02-27T09:33:00Z" w16du:dateUtc="2026-02-26T22:33:00Z">
            <w:rPr>
              <w:rFonts w:hint="eastAsia"/>
            </w:rPr>
          </w:rPrChange>
        </w:rPr>
        <w:t>民变威胁：如果元老院长期不给平民分地，或包税商横征暴敛，都会导致民变升级。民变是区域性的（行政区级），但多个行政区可能同时爆发民变；民变威胁等级从怨声载道</w:t>
      </w:r>
      <w:r w:rsidRPr="00EC5925">
        <w:rPr>
          <w:color w:val="00B050"/>
          <w:rPrChange w:id="79" w:author="Ryan Zhong" w:date="2026-02-27T09:33:00Z" w16du:dateUtc="2026-02-26T22:33:00Z">
            <w:rPr/>
          </w:rPrChange>
        </w:rPr>
        <w:t>-</w:t>
      </w:r>
      <w:r w:rsidRPr="00EC5925">
        <w:rPr>
          <w:rFonts w:hint="eastAsia"/>
          <w:color w:val="00B050"/>
          <w:rPrChange w:id="80" w:author="Ryan Zhong" w:date="2026-02-27T09:33:00Z" w16du:dateUtc="2026-02-26T22:33:00Z">
            <w:rPr>
              <w:rFonts w:hint="eastAsia"/>
            </w:rPr>
          </w:rPrChange>
        </w:rPr>
        <w:t>民不聊生</w:t>
      </w:r>
      <w:r w:rsidRPr="00EC5925">
        <w:rPr>
          <w:color w:val="00B050"/>
          <w:rPrChange w:id="81" w:author="Ryan Zhong" w:date="2026-02-27T09:33:00Z" w16du:dateUtc="2026-02-26T22:33:00Z">
            <w:rPr/>
          </w:rPrChange>
        </w:rPr>
        <w:t>-</w:t>
      </w:r>
      <w:r w:rsidRPr="00EC5925">
        <w:rPr>
          <w:rFonts w:hint="eastAsia"/>
          <w:color w:val="00B050"/>
          <w:rPrChange w:id="82" w:author="Ryan Zhong" w:date="2026-02-27T09:33:00Z" w16du:dateUtc="2026-02-26T22:33:00Z">
            <w:rPr>
              <w:rFonts w:hint="eastAsia"/>
            </w:rPr>
          </w:rPrChange>
        </w:rPr>
        <w:t>平民暴动；</w:t>
      </w:r>
      <w:r>
        <w:t>元老院可以通过</w:t>
      </w:r>
      <w:r w:rsidRPr="00067286">
        <w:rPr>
          <w:rFonts w:hint="eastAsia"/>
          <w:color w:val="00B050"/>
          <w:rPrChange w:id="83" w:author="Ryan Zhong" w:date="2026-03-02T17:54:00Z" w16du:dateUtc="2026-03-02T06:54:00Z">
            <w:rPr>
              <w:rFonts w:hint="eastAsia"/>
            </w:rPr>
          </w:rPrChange>
        </w:rPr>
        <w:t>分地</w:t>
      </w:r>
      <w:ins w:id="84" w:author="Ryan Zhong" w:date="2026-03-01T08:32:00Z" w16du:dateUtc="2026-02-28T21:32:00Z">
        <w:r w:rsidR="00F2244E">
          <w:rPr>
            <w:rFonts w:hint="eastAsia"/>
          </w:rPr>
          <w:t>减税（取消包税合同）</w:t>
        </w:r>
      </w:ins>
      <w:r>
        <w:t>或审判总督和包税商来缓和，</w:t>
      </w:r>
      <w:r w:rsidRPr="0083525D">
        <w:rPr>
          <w:color w:val="00B050"/>
        </w:rPr>
        <w:t>或通过军队镇压</w:t>
      </w:r>
      <w:r w:rsidR="0083525D">
        <w:rPr>
          <w:rFonts w:hint="eastAsia"/>
          <w:color w:val="00B050"/>
        </w:rPr>
        <w:t>行省</w:t>
      </w:r>
      <w:r w:rsidRPr="0083525D">
        <w:rPr>
          <w:color w:val="00B050"/>
        </w:rPr>
        <w:t>来平息；</w:t>
      </w:r>
    </w:p>
    <w:p w14:paraId="574C07EA" w14:textId="77777777" w:rsidR="00445DC2" w:rsidRDefault="00445DC2"/>
    <w:p w14:paraId="1AD88BE1" w14:textId="77777777" w:rsidR="00445DC2" w:rsidRDefault="00000000">
      <w:r>
        <w:t>六、公民大会（民意与造势）</w:t>
      </w:r>
    </w:p>
    <w:p w14:paraId="007AF17C" w14:textId="77777777" w:rsidR="00445DC2" w:rsidRDefault="00000000">
      <w:r>
        <w:t xml:space="preserve">6.1 </w:t>
      </w:r>
      <w:r>
        <w:t>核心功能</w:t>
      </w:r>
    </w:p>
    <w:p w14:paraId="078EE51D" w14:textId="77777777" w:rsidR="00445DC2" w:rsidRDefault="00000000">
      <w:r>
        <w:t>公民大会是玩家获取平民支持、提升影响力的关键场所，主要用于：</w:t>
      </w:r>
    </w:p>
    <w:p w14:paraId="0FF82C75" w14:textId="77777777" w:rsidR="00445DC2" w:rsidRPr="00136D66" w:rsidRDefault="00000000">
      <w:pPr>
        <w:rPr>
          <w:color w:val="00B050"/>
          <w:rPrChange w:id="85" w:author="Ryan Zhong" w:date="2026-02-28T15:33:00Z" w16du:dateUtc="2026-02-28T04:33:00Z">
            <w:rPr/>
          </w:rPrChange>
        </w:rPr>
      </w:pPr>
      <w:r w:rsidRPr="00136D66">
        <w:rPr>
          <w:rFonts w:hint="eastAsia"/>
          <w:color w:val="00B050"/>
          <w:rPrChange w:id="86" w:author="Ryan Zhong" w:date="2026-02-28T15:33:00Z" w16du:dateUtc="2026-02-28T04:33:00Z">
            <w:rPr>
              <w:rFonts w:hint="eastAsia"/>
            </w:rPr>
          </w:rPrChange>
        </w:rPr>
        <w:t>解散军团、安置老兵：获得战争胜利的执政官从私库中拿出金钱分配给老兵，立刻获得老兵支持</w:t>
      </w:r>
      <w:r w:rsidRPr="00136D66">
        <w:rPr>
          <w:color w:val="00B050"/>
          <w:rPrChange w:id="87" w:author="Ryan Zhong" w:date="2026-02-28T15:33:00Z" w16du:dateUtc="2026-02-28T04:33:00Z">
            <w:rPr/>
          </w:rPrChange>
        </w:rPr>
        <w:t xml:space="preserve"> + </w:t>
      </w:r>
      <w:r w:rsidRPr="00136D66">
        <w:rPr>
          <w:rFonts w:hint="eastAsia"/>
          <w:color w:val="00B050"/>
          <w:rPrChange w:id="88" w:author="Ryan Zhong" w:date="2026-02-28T15:33:00Z" w16du:dateUtc="2026-02-28T04:33:00Z">
            <w:rPr>
              <w:rFonts w:hint="eastAsia"/>
            </w:rPr>
          </w:rPrChange>
        </w:rPr>
        <w:t>持续影响力</w:t>
      </w:r>
      <w:r w:rsidRPr="00136D66">
        <w:rPr>
          <w:color w:val="00B050"/>
          <w:rPrChange w:id="89" w:author="Ryan Zhong" w:date="2026-02-28T15:33:00Z" w16du:dateUtc="2026-02-28T04:33:00Z">
            <w:rPr/>
          </w:rPrChange>
        </w:rPr>
        <w:t>N</w:t>
      </w:r>
      <w:r w:rsidRPr="00136D66">
        <w:rPr>
          <w:rFonts w:hint="eastAsia"/>
          <w:color w:val="00B050"/>
          <w:rPrChange w:id="90" w:author="Ryan Zhong" w:date="2026-02-28T15:33:00Z" w16du:dateUtc="2026-02-28T04:33:00Z">
            <w:rPr>
              <w:rFonts w:hint="eastAsia"/>
            </w:rPr>
          </w:rPrChange>
        </w:rPr>
        <w:t>回合；</w:t>
      </w:r>
    </w:p>
    <w:p w14:paraId="3ECE35D8" w14:textId="4ED9EF3B" w:rsidR="00445DC2" w:rsidRDefault="00000000">
      <w:r w:rsidRPr="00EC5925">
        <w:rPr>
          <w:rFonts w:hint="eastAsia"/>
          <w:color w:val="00B050"/>
          <w:rPrChange w:id="91" w:author="Ryan Zhong" w:date="2026-02-27T09:34:00Z" w16du:dateUtc="2026-02-26T22:34:00Z">
            <w:rPr>
              <w:rFonts w:hint="eastAsia"/>
            </w:rPr>
          </w:rPrChange>
        </w:rPr>
        <w:t>举办庆典：为公职竞选造势，从竞选元老私库出资，立刻获得民望获，一次性</w:t>
      </w:r>
      <w:r w:rsidRPr="00EC5925">
        <w:rPr>
          <w:color w:val="00B050"/>
          <w:rPrChange w:id="92" w:author="Ryan Zhong" w:date="2026-02-27T09:34:00Z" w16du:dateUtc="2026-02-26T22:34:00Z">
            <w:rPr/>
          </w:rPrChange>
        </w:rPr>
        <w:t xml:space="preserve"> + </w:t>
      </w:r>
      <w:r w:rsidRPr="00EC5925">
        <w:rPr>
          <w:rFonts w:hint="eastAsia"/>
          <w:color w:val="00B050"/>
          <w:rPrChange w:id="93" w:author="Ryan Zhong" w:date="2026-02-27T09:34:00Z" w16du:dateUtc="2026-02-26T22:34:00Z">
            <w:rPr>
              <w:rFonts w:hint="eastAsia"/>
            </w:rPr>
          </w:rPrChange>
        </w:rPr>
        <w:t>影响力</w:t>
      </w:r>
      <w:r w:rsidRPr="00EC5925">
        <w:rPr>
          <w:color w:val="00B050"/>
          <w:rPrChange w:id="94" w:author="Ryan Zhong" w:date="2026-02-27T09:34:00Z" w16du:dateUtc="2026-02-26T22:34:00Z">
            <w:rPr/>
          </w:rPrChange>
        </w:rPr>
        <w:t>X</w:t>
      </w:r>
      <w:ins w:id="95" w:author="Ryan Zhong" w:date="2026-02-27T09:33:00Z" w16du:dateUtc="2026-02-26T22:33:00Z">
        <w:r w:rsidR="00EC5925" w:rsidRPr="00EC5925">
          <w:rPr>
            <w:rFonts w:hint="eastAsia"/>
            <w:color w:val="00B050"/>
            <w:rPrChange w:id="96" w:author="Ryan Zhong" w:date="2026-02-27T09:34:00Z" w16du:dateUtc="2026-02-26T22:34:00Z">
              <w:rPr>
                <w:rFonts w:hint="eastAsia"/>
              </w:rPr>
            </w:rPrChange>
          </w:rPr>
          <w:t>（通过人气</w:t>
        </w:r>
      </w:ins>
      <w:ins w:id="97" w:author="Ryan Zhong" w:date="2026-02-27T09:34:00Z" w16du:dateUtc="2026-02-26T22:34:00Z">
        <w:r w:rsidR="00EC5925" w:rsidRPr="00EC5925">
          <w:rPr>
            <w:rFonts w:hint="eastAsia"/>
            <w:color w:val="00B050"/>
            <w:rPrChange w:id="98" w:author="Ryan Zhong" w:date="2026-02-27T09:34:00Z" w16du:dateUtc="2026-02-26T22:34:00Z">
              <w:rPr>
                <w:rFonts w:hint="eastAsia"/>
              </w:rPr>
            </w:rPrChange>
          </w:rPr>
          <w:t>值</w:t>
        </w:r>
      </w:ins>
      <w:ins w:id="99" w:author="Ryan Zhong" w:date="2026-02-27T09:33:00Z" w16du:dateUtc="2026-02-26T22:33:00Z">
        <w:r w:rsidR="00EC5925" w:rsidRPr="00EC5925">
          <w:rPr>
            <w:rFonts w:hint="eastAsia"/>
            <w:color w:val="00B050"/>
            <w:rPrChange w:id="100" w:author="Ryan Zhong" w:date="2026-02-27T09:34:00Z" w16du:dateUtc="2026-02-26T22:34:00Z">
              <w:rPr>
                <w:rFonts w:hint="eastAsia"/>
              </w:rPr>
            </w:rPrChange>
          </w:rPr>
          <w:t>）</w:t>
        </w:r>
      </w:ins>
      <w:r>
        <w:t>；</w:t>
      </w:r>
    </w:p>
    <w:p w14:paraId="07F47D8C" w14:textId="77777777" w:rsidR="00445DC2" w:rsidRPr="002143AF" w:rsidRDefault="00000000">
      <w:pPr>
        <w:rPr>
          <w:color w:val="EE0000"/>
          <w:rPrChange w:id="101" w:author="Ryan Zhong" w:date="2026-02-28T15:00:00Z" w16du:dateUtc="2026-02-28T04:00:00Z">
            <w:rPr/>
          </w:rPrChange>
        </w:rPr>
      </w:pPr>
      <w:r w:rsidRPr="002143AF">
        <w:rPr>
          <w:rFonts w:hint="eastAsia"/>
          <w:color w:val="EE0000"/>
          <w:highlight w:val="yellow"/>
          <w:rPrChange w:id="102" w:author="Ryan Zhong" w:date="2026-02-28T15:00:00Z" w16du:dateUtc="2026-02-28T04:00:00Z">
            <w:rPr>
              <w:rFonts w:hint="eastAsia"/>
            </w:rPr>
          </w:rPrChange>
        </w:rPr>
        <w:t>注意：同样的金钱用在老兵支持和庆典上获得的影响力效果不同；庆典是一次性的，在公民大会的竞选阶段用完就没了；老兵支持是持续性的，能在元老院发挥作用，且持续</w:t>
      </w:r>
      <w:r w:rsidRPr="002143AF">
        <w:rPr>
          <w:color w:val="EE0000"/>
          <w:highlight w:val="yellow"/>
          <w:rPrChange w:id="103" w:author="Ryan Zhong" w:date="2026-02-28T15:00:00Z" w16du:dateUtc="2026-02-28T04:00:00Z">
            <w:rPr/>
          </w:rPrChange>
        </w:rPr>
        <w:t>N</w:t>
      </w:r>
      <w:r w:rsidRPr="002143AF">
        <w:rPr>
          <w:rFonts w:hint="eastAsia"/>
          <w:color w:val="EE0000"/>
          <w:highlight w:val="yellow"/>
          <w:rPrChange w:id="104" w:author="Ryan Zhong" w:date="2026-02-28T15:00:00Z" w16du:dateUtc="2026-02-28T04:00:00Z">
            <w:rPr>
              <w:rFonts w:hint="eastAsia"/>
            </w:rPr>
          </w:rPrChange>
        </w:rPr>
        <w:t>年。所以同样的金钱，产生的总影响力相似，但效果不同。</w:t>
      </w:r>
    </w:p>
    <w:p w14:paraId="49810607" w14:textId="77777777" w:rsidR="00445DC2" w:rsidRDefault="00000000">
      <w:r>
        <w:t>竞选承诺与人民诉求：</w:t>
      </w:r>
    </w:p>
    <w:p w14:paraId="75D10DC9" w14:textId="77777777" w:rsidR="00445DC2" w:rsidRDefault="00000000">
      <w:r>
        <w:lastRenderedPageBreak/>
        <w:t>只有竞选执政官时才需要做竞选承诺，大致包含如下几类：</w:t>
      </w:r>
    </w:p>
    <w:p w14:paraId="700AD0A7" w14:textId="77777777" w:rsidR="00445DC2" w:rsidRDefault="00000000">
      <w:r>
        <w:t>通过平民分地的法案；承诺停战（如果有拖沓战争，通过议和或战胜结束战争）；承诺开战（如果和平时期（连续</w:t>
      </w:r>
      <w:r>
        <w:t>3</w:t>
      </w:r>
      <w:r>
        <w:t>年没有战争）且有外部威胁）；</w:t>
      </w:r>
    </w:p>
    <w:p w14:paraId="69F38197" w14:textId="77777777" w:rsidR="00445DC2" w:rsidRDefault="00000000">
      <w:r>
        <w:t>候选人如果做了竞选承诺可以获得</w:t>
      </w:r>
      <w:r>
        <w:t>+X</w:t>
      </w:r>
      <w:r>
        <w:t>影响力，但如果在当年的元老院阶段未兑现承诺，则会有</w:t>
      </w:r>
      <w:r>
        <w:t>-2X</w:t>
      </w:r>
      <w:r>
        <w:t>影响力的惩罚；</w:t>
      </w:r>
    </w:p>
    <w:p w14:paraId="3DBF5F7D" w14:textId="77777777" w:rsidR="00445DC2" w:rsidRDefault="00445DC2"/>
    <w:p w14:paraId="71BF0BE2" w14:textId="77777777" w:rsidR="00445DC2" w:rsidRDefault="00000000">
      <w:r>
        <w:t xml:space="preserve">6.2 </w:t>
      </w:r>
      <w:r>
        <w:t>竞选资格与程序：</w:t>
      </w:r>
    </w:p>
    <w:p w14:paraId="4937D643" w14:textId="77777777" w:rsidR="00445DC2" w:rsidRPr="00EC5925" w:rsidRDefault="00000000">
      <w:pPr>
        <w:rPr>
          <w:color w:val="00B050"/>
          <w:rPrChange w:id="105" w:author="Ryan Zhong" w:date="2026-02-27T09:35:00Z" w16du:dateUtc="2026-02-26T22:35:00Z">
            <w:rPr/>
          </w:rPrChange>
        </w:rPr>
      </w:pPr>
      <w:r w:rsidRPr="00EC5925">
        <w:rPr>
          <w:rFonts w:hint="eastAsia"/>
          <w:color w:val="00B050"/>
          <w:rPrChange w:id="106" w:author="Ryan Zhong" w:date="2026-02-27T09:35:00Z" w16du:dateUtc="2026-02-26T22:35:00Z">
            <w:rPr>
              <w:rFonts w:hint="eastAsia"/>
            </w:rPr>
          </w:rPrChange>
        </w:rPr>
        <w:t>监察官：候选人必须是前执政官，且不是连任。</w:t>
      </w:r>
    </w:p>
    <w:p w14:paraId="7E23973C" w14:textId="77777777" w:rsidR="00445DC2" w:rsidRPr="00EC5925" w:rsidRDefault="00000000">
      <w:pPr>
        <w:rPr>
          <w:color w:val="00B050"/>
          <w:rPrChange w:id="107" w:author="Ryan Zhong" w:date="2026-02-27T09:35:00Z" w16du:dateUtc="2026-02-26T22:35:00Z">
            <w:rPr/>
          </w:rPrChange>
        </w:rPr>
      </w:pPr>
      <w:r w:rsidRPr="00EC5925">
        <w:rPr>
          <w:rFonts w:hint="eastAsia"/>
          <w:color w:val="00B050"/>
          <w:rPrChange w:id="108" w:author="Ryan Zhong" w:date="2026-02-27T09:35:00Z" w16du:dateUtc="2026-02-26T22:35:00Z">
            <w:rPr>
              <w:rFonts w:hint="eastAsia"/>
            </w:rPr>
          </w:rPrChange>
        </w:rPr>
        <w:t>执政官：候选人必须是前大法官，且不是连任。</w:t>
      </w:r>
    </w:p>
    <w:p w14:paraId="366DE344" w14:textId="77777777" w:rsidR="00445DC2" w:rsidRPr="00EC5925" w:rsidRDefault="00000000">
      <w:pPr>
        <w:rPr>
          <w:color w:val="00B050"/>
          <w:rPrChange w:id="109" w:author="Ryan Zhong" w:date="2026-02-27T09:35:00Z" w16du:dateUtc="2026-02-26T22:35:00Z">
            <w:rPr/>
          </w:rPrChange>
        </w:rPr>
      </w:pPr>
      <w:r w:rsidRPr="00EC5925">
        <w:rPr>
          <w:rFonts w:hint="eastAsia"/>
          <w:color w:val="00B050"/>
          <w:rPrChange w:id="110" w:author="Ryan Zhong" w:date="2026-02-27T09:35:00Z" w16du:dateUtc="2026-02-26T22:35:00Z">
            <w:rPr>
              <w:rFonts w:hint="eastAsia"/>
            </w:rPr>
          </w:rPrChange>
        </w:rPr>
        <w:t>大法官：候选人必须是前财务官，且不是连任。</w:t>
      </w:r>
    </w:p>
    <w:p w14:paraId="30B474F5" w14:textId="77777777" w:rsidR="00445DC2" w:rsidRPr="00EC5925" w:rsidRDefault="00000000">
      <w:pPr>
        <w:rPr>
          <w:color w:val="00B050"/>
          <w:rPrChange w:id="111" w:author="Ryan Zhong" w:date="2026-02-27T09:35:00Z" w16du:dateUtc="2026-02-26T22:35:00Z">
            <w:rPr/>
          </w:rPrChange>
        </w:rPr>
      </w:pPr>
      <w:r w:rsidRPr="00EC5925">
        <w:rPr>
          <w:rFonts w:hint="eastAsia"/>
          <w:color w:val="00B050"/>
          <w:rPrChange w:id="112" w:author="Ryan Zhong" w:date="2026-02-27T09:35:00Z" w16du:dateUtc="2026-02-26T22:35:00Z">
            <w:rPr>
              <w:rFonts w:hint="eastAsia"/>
            </w:rPr>
          </w:rPrChange>
        </w:rPr>
        <w:t>财务官：当选进入元老院，放弃骑士身份与权利，且不是连任。</w:t>
      </w:r>
    </w:p>
    <w:p w14:paraId="15F798E6" w14:textId="77777777" w:rsidR="00445DC2" w:rsidRPr="00EC5925" w:rsidRDefault="00000000">
      <w:pPr>
        <w:rPr>
          <w:color w:val="00B050"/>
          <w:rPrChange w:id="113" w:author="Ryan Zhong" w:date="2026-02-27T09:35:00Z" w16du:dateUtc="2026-02-26T22:35:00Z">
            <w:rPr/>
          </w:rPrChange>
        </w:rPr>
      </w:pPr>
      <w:r w:rsidRPr="00EC5925">
        <w:rPr>
          <w:rFonts w:hint="eastAsia"/>
          <w:color w:val="00B050"/>
          <w:rPrChange w:id="114" w:author="Ryan Zhong" w:date="2026-02-27T09:35:00Z" w16du:dateUtc="2026-02-26T22:35:00Z">
            <w:rPr>
              <w:rFonts w:hint="eastAsia"/>
            </w:rPr>
          </w:rPrChange>
        </w:rPr>
        <w:t>保民官：仅限平民竞选，不算元老，但可否决元老院法案，且不是连任。</w:t>
      </w:r>
    </w:p>
    <w:p w14:paraId="56B16461" w14:textId="77777777" w:rsidR="00445DC2" w:rsidRDefault="00445DC2"/>
    <w:p w14:paraId="6E64B93F" w14:textId="77777777" w:rsidR="00445DC2" w:rsidRDefault="00000000">
      <w:r>
        <w:t>七、元老院（权力与决策）</w:t>
      </w:r>
    </w:p>
    <w:p w14:paraId="2923A830" w14:textId="77777777" w:rsidR="00445DC2" w:rsidRDefault="00000000">
      <w:r>
        <w:t xml:space="preserve">7.1 </w:t>
      </w:r>
      <w:r>
        <w:t>核心职能</w:t>
      </w:r>
    </w:p>
    <w:p w14:paraId="57F80E7B" w14:textId="648DA9E2" w:rsidR="00445DC2" w:rsidRDefault="00000000">
      <w:r w:rsidRPr="0083525D">
        <w:rPr>
          <w:color w:val="00B050"/>
        </w:rPr>
        <w:t>元老院是政治决策核心，所有关键决议均需通过投票；</w:t>
      </w:r>
      <w:r>
        <w:t>投票权由派系元老（不包括骑士和平民）的影响力来结算，需多数才能通过；</w:t>
      </w:r>
    </w:p>
    <w:p w14:paraId="625064BD" w14:textId="77777777" w:rsidR="00445DC2" w:rsidRPr="00D246EF" w:rsidRDefault="00000000">
      <w:pPr>
        <w:numPr>
          <w:ilvl w:val="0"/>
          <w:numId w:val="1"/>
        </w:numPr>
        <w:rPr>
          <w:color w:val="00B050"/>
          <w:rPrChange w:id="115" w:author="Ryan Zhong" w:date="2026-02-27T21:27:00Z" w16du:dateUtc="2026-02-27T10:27:00Z">
            <w:rPr/>
          </w:rPrChange>
        </w:rPr>
      </w:pPr>
      <w:r w:rsidRPr="00D246EF">
        <w:rPr>
          <w:rFonts w:hint="eastAsia"/>
          <w:color w:val="00B050"/>
          <w:rPrChange w:id="116" w:author="Ryan Zhong" w:date="2026-02-27T21:27:00Z" w16du:dateUtc="2026-02-27T10:27:00Z">
            <w:rPr>
              <w:rFonts w:hint="eastAsia"/>
            </w:rPr>
          </w:rPrChange>
        </w:rPr>
        <w:t>宣战：针对外部威胁可主动发动战争；如果战争以爆发，则无需表决；</w:t>
      </w:r>
    </w:p>
    <w:p w14:paraId="4135A19E" w14:textId="77777777" w:rsidR="00445DC2" w:rsidRPr="0083525D" w:rsidRDefault="00000000">
      <w:pPr>
        <w:numPr>
          <w:ilvl w:val="0"/>
          <w:numId w:val="1"/>
        </w:numPr>
        <w:rPr>
          <w:color w:val="00B050"/>
        </w:rPr>
      </w:pPr>
      <w:r w:rsidRPr="0083525D">
        <w:rPr>
          <w:color w:val="00B050"/>
        </w:rPr>
        <w:t>议和：接收执政官带回的和约草案，投票通过</w:t>
      </w:r>
      <w:r w:rsidRPr="0083525D">
        <w:rPr>
          <w:color w:val="00B050"/>
        </w:rPr>
        <w:t xml:space="preserve"> / </w:t>
      </w:r>
      <w:r w:rsidRPr="0083525D">
        <w:rPr>
          <w:color w:val="00B050"/>
        </w:rPr>
        <w:t>否决，决定是否继续战争；</w:t>
      </w:r>
    </w:p>
    <w:p w14:paraId="41860703" w14:textId="7AF7842B" w:rsidR="00445DC2" w:rsidRDefault="00000000">
      <w:pPr>
        <w:numPr>
          <w:ilvl w:val="0"/>
          <w:numId w:val="1"/>
        </w:numPr>
      </w:pPr>
      <w:r w:rsidRPr="0083525D">
        <w:rPr>
          <w:color w:val="00B050"/>
        </w:rPr>
        <w:t>任命：投票表决任命前执政官、前大法官担任行省总督</w:t>
      </w:r>
      <w:ins w:id="117" w:author="Ryan Zhong" w:date="2026-03-01T08:33:00Z" w16du:dateUtc="2026-02-28T21:33:00Z">
        <w:r w:rsidR="00F2244E">
          <w:rPr>
            <w:rFonts w:hint="eastAsia"/>
          </w:rPr>
          <w:t>（提供基础收入</w:t>
        </w:r>
      </w:ins>
      <w:ins w:id="118" w:author="Ryan Zhong" w:date="2026-03-01T08:41:00Z" w16du:dateUtc="2026-02-28T21:41:00Z">
        <w:r w:rsidR="00BC28BC">
          <w:rPr>
            <w:rFonts w:hint="eastAsia"/>
          </w:rPr>
          <w:t>8-40T</w:t>
        </w:r>
      </w:ins>
      <w:ins w:id="119" w:author="Ryan Zhong" w:date="2026-03-01T08:33:00Z" w16du:dateUtc="2026-02-28T21:33:00Z">
        <w:r w:rsidR="00F2244E">
          <w:rPr>
            <w:rFonts w:hint="eastAsia"/>
          </w:rPr>
          <w:t>）</w:t>
        </w:r>
      </w:ins>
      <w:r>
        <w:t>；</w:t>
      </w:r>
    </w:p>
    <w:p w14:paraId="4DC7C50C" w14:textId="77777777" w:rsidR="00445DC2" w:rsidRDefault="00000000">
      <w:pPr>
        <w:numPr>
          <w:ilvl w:val="0"/>
          <w:numId w:val="1"/>
        </w:numPr>
      </w:pPr>
      <w:r>
        <w:t>审判：由监察官起诉的卸任总督，通过影响力投票判定有罪</w:t>
      </w:r>
      <w:r>
        <w:t xml:space="preserve"> / </w:t>
      </w:r>
      <w:r>
        <w:t>无罪；</w:t>
      </w:r>
    </w:p>
    <w:p w14:paraId="03DF37BA" w14:textId="77777777" w:rsidR="00445DC2" w:rsidRDefault="00000000">
      <w:pPr>
        <w:numPr>
          <w:ilvl w:val="0"/>
          <w:numId w:val="1"/>
        </w:numPr>
      </w:pPr>
      <w:r>
        <w:t>立法：</w:t>
      </w:r>
    </w:p>
    <w:p w14:paraId="2569904C" w14:textId="77777777" w:rsidR="00445DC2" w:rsidRPr="00DA04D7" w:rsidRDefault="00000000">
      <w:pPr>
        <w:numPr>
          <w:ilvl w:val="0"/>
          <w:numId w:val="2"/>
        </w:numPr>
        <w:rPr>
          <w:color w:val="00B050"/>
          <w:rPrChange w:id="120" w:author="Ryan Zhong" w:date="2026-03-02T13:24:00Z" w16du:dateUtc="2026-03-02T02:24:00Z">
            <w:rPr/>
          </w:rPrChange>
        </w:rPr>
      </w:pPr>
      <w:r w:rsidRPr="00DA04D7">
        <w:rPr>
          <w:rFonts w:hint="eastAsia"/>
          <w:color w:val="00B050"/>
          <w:rPrChange w:id="121" w:author="Ryan Zhong" w:date="2026-03-02T13:24:00Z" w16du:dateUtc="2026-03-02T02:24:00Z">
            <w:rPr>
              <w:rFonts w:hint="eastAsia"/>
            </w:rPr>
          </w:rPrChange>
        </w:rPr>
        <w:t>土地法案：从国家公地库存中拿出地块给</w:t>
      </w:r>
      <w:r w:rsidRPr="00DA04D7">
        <w:rPr>
          <w:color w:val="00B050"/>
          <w:rPrChange w:id="122" w:author="Ryan Zhong" w:date="2026-03-02T13:24:00Z" w16du:dateUtc="2026-03-02T02:24:00Z">
            <w:rPr/>
          </w:rPrChange>
        </w:rPr>
        <w:t>1</w:t>
      </w:r>
      <w:r w:rsidRPr="00DA04D7">
        <w:rPr>
          <w:rFonts w:hint="eastAsia"/>
          <w:color w:val="00B050"/>
          <w:rPrChange w:id="123" w:author="Ryan Zhong" w:date="2026-03-02T13:24:00Z" w16du:dateUtc="2026-03-02T02:24:00Z">
            <w:rPr>
              <w:rFonts w:hint="eastAsia"/>
            </w:rPr>
          </w:rPrChange>
        </w:rPr>
        <w:t>）拍卖给元老；</w:t>
      </w:r>
      <w:r w:rsidRPr="00DA04D7">
        <w:rPr>
          <w:color w:val="00B050"/>
          <w:rPrChange w:id="124" w:author="Ryan Zhong" w:date="2026-03-02T13:24:00Z" w16du:dateUtc="2026-03-02T02:24:00Z">
            <w:rPr/>
          </w:rPrChange>
        </w:rPr>
        <w:t>2</w:t>
      </w:r>
      <w:r w:rsidRPr="00DA04D7">
        <w:rPr>
          <w:rFonts w:hint="eastAsia"/>
          <w:color w:val="00B050"/>
          <w:rPrChange w:id="125" w:author="Ryan Zhong" w:date="2026-03-02T13:24:00Z" w16du:dateUtc="2026-03-02T02:24:00Z">
            <w:rPr>
              <w:rFonts w:hint="eastAsia"/>
            </w:rPr>
          </w:rPrChange>
        </w:rPr>
        <w:t>）分配给平民</w:t>
      </w:r>
    </w:p>
    <w:p w14:paraId="5DD17026" w14:textId="77777777" w:rsidR="00445DC2" w:rsidRPr="00CF224A" w:rsidRDefault="00000000">
      <w:pPr>
        <w:numPr>
          <w:ilvl w:val="0"/>
          <w:numId w:val="2"/>
        </w:numPr>
        <w:rPr>
          <w:color w:val="00B050"/>
          <w:rPrChange w:id="126" w:author="Ryan Zhong" w:date="2026-02-27T22:54:00Z" w16du:dateUtc="2026-02-27T11:54:00Z">
            <w:rPr/>
          </w:rPrChange>
        </w:rPr>
      </w:pPr>
      <w:r w:rsidRPr="00CF224A">
        <w:rPr>
          <w:rFonts w:hint="eastAsia"/>
          <w:color w:val="00B050"/>
          <w:rPrChange w:id="127" w:author="Ryan Zhong" w:date="2026-02-27T22:54:00Z" w16du:dateUtc="2026-02-27T11:54:00Z">
            <w:rPr>
              <w:rFonts w:hint="eastAsia"/>
            </w:rPr>
          </w:rPrChange>
        </w:rPr>
        <w:t>加税</w:t>
      </w:r>
      <w:r w:rsidRPr="00CF224A">
        <w:rPr>
          <w:color w:val="00B050"/>
          <w:rPrChange w:id="128" w:author="Ryan Zhong" w:date="2026-02-27T22:54:00Z" w16du:dateUtc="2026-02-27T11:54:00Z">
            <w:rPr/>
          </w:rPrChange>
        </w:rPr>
        <w:t xml:space="preserve"> / </w:t>
      </w:r>
      <w:r w:rsidRPr="00CF224A">
        <w:rPr>
          <w:rFonts w:hint="eastAsia"/>
          <w:color w:val="00B050"/>
          <w:rPrChange w:id="129" w:author="Ryan Zhong" w:date="2026-02-27T22:54:00Z" w16du:dateUtc="2026-02-27T11:54:00Z">
            <w:rPr>
              <w:rFonts w:hint="eastAsia"/>
            </w:rPr>
          </w:rPrChange>
        </w:rPr>
        <w:t>减税（包税权标的定价，价格越高民怨越大，积累民变威胁）；</w:t>
      </w:r>
    </w:p>
    <w:p w14:paraId="46C85904" w14:textId="77777777" w:rsidR="00445DC2" w:rsidRDefault="00000000">
      <w:pPr>
        <w:numPr>
          <w:ilvl w:val="0"/>
          <w:numId w:val="2"/>
        </w:numPr>
      </w:pPr>
      <w:r w:rsidRPr="00CF224A">
        <w:rPr>
          <w:rFonts w:hint="eastAsia"/>
          <w:color w:val="00B050"/>
          <w:rPrChange w:id="130" w:author="Ryan Zhong" w:date="2026-02-27T22:54:00Z" w16du:dateUtc="2026-02-27T11:54:00Z">
            <w:rPr>
              <w:rFonts w:hint="eastAsia"/>
            </w:rPr>
          </w:rPrChange>
        </w:rPr>
        <w:t>工程预算（公共工程会有一个基线价格，但是元老院可以提高或降低价格来决定质保期，价格越高，质保期越长；但是工程实际质保期受骑士施工的成功影响，成本越高，质保期越长；如果实际质保期低于竞标质保期，遇到无妄天灾触发的自然灾害，就会暴露偷工减料的违法事实，引起监察官的起诉）。</w:t>
      </w:r>
    </w:p>
    <w:p w14:paraId="0F0BC7EC" w14:textId="13115355" w:rsidR="00445DC2" w:rsidRDefault="00EC5925">
      <w:pPr>
        <w:rPr>
          <w:ins w:id="131" w:author="Ryan Zhong" w:date="2026-02-27T09:41:00Z" w16du:dateUtc="2026-02-26T22:41:00Z"/>
        </w:rPr>
      </w:pPr>
      <w:r w:rsidRPr="00DA04D7">
        <w:rPr>
          <w:rFonts w:hint="eastAsia"/>
          <w:color w:val="00B050"/>
          <w:rPrChange w:id="132" w:author="Ryan Zhong" w:date="2026-03-02T13:24:00Z" w16du:dateUtc="2026-03-02T02:24:00Z">
            <w:rPr>
              <w:rFonts w:hint="eastAsia"/>
            </w:rPr>
          </w:rPrChange>
        </w:rPr>
        <w:t>步骤</w:t>
      </w:r>
      <w:r w:rsidRPr="00DA04D7">
        <w:rPr>
          <w:color w:val="00B050"/>
          <w:rPrChange w:id="133" w:author="Ryan Zhong" w:date="2026-03-02T13:24:00Z" w16du:dateUtc="2026-03-02T02:24:00Z">
            <w:rPr/>
          </w:rPrChange>
        </w:rPr>
        <w:t>1-4</w:t>
      </w:r>
      <w:r w:rsidRPr="00DA04D7">
        <w:rPr>
          <w:rFonts w:hint="eastAsia"/>
          <w:color w:val="00B050"/>
          <w:rPrChange w:id="134" w:author="Ryan Zhong" w:date="2026-03-02T13:24:00Z" w16du:dateUtc="2026-03-02T02:24:00Z">
            <w:rPr>
              <w:rFonts w:hint="eastAsia"/>
            </w:rPr>
          </w:rPrChange>
        </w:rPr>
        <w:t>是固定程序；第</w:t>
      </w:r>
      <w:r w:rsidRPr="00DA04D7">
        <w:rPr>
          <w:color w:val="00B050"/>
          <w:rPrChange w:id="135" w:author="Ryan Zhong" w:date="2026-03-02T13:24:00Z" w16du:dateUtc="2026-03-02T02:24:00Z">
            <w:rPr/>
          </w:rPrChange>
        </w:rPr>
        <w:t>5</w:t>
      </w:r>
      <w:r w:rsidRPr="00DA04D7">
        <w:rPr>
          <w:rFonts w:hint="eastAsia"/>
          <w:color w:val="00B050"/>
          <w:rPrChange w:id="136" w:author="Ryan Zhong" w:date="2026-03-02T13:24:00Z" w16du:dateUtc="2026-03-02T02:24:00Z">
            <w:rPr>
              <w:rFonts w:hint="eastAsia"/>
            </w:rPr>
          </w:rPrChange>
        </w:rPr>
        <w:t>步立法的程序是各个派系提出法案，有执政官决定哪些法案需要表决。</w:t>
      </w:r>
      <w:r w:rsidRPr="00067286">
        <w:rPr>
          <w:rFonts w:hint="eastAsia"/>
          <w:color w:val="00B050"/>
          <w:rPrChange w:id="137" w:author="Ryan Zhong" w:date="2026-03-02T17:53:00Z" w16du:dateUtc="2026-03-02T06:53:00Z">
            <w:rPr>
              <w:rFonts w:hint="eastAsia"/>
            </w:rPr>
          </w:rPrChange>
        </w:rPr>
        <w:t>最终表决的结果，保民官有一票否决权。</w:t>
      </w:r>
    </w:p>
    <w:p w14:paraId="729B035F" w14:textId="77777777" w:rsidR="00EC5925" w:rsidRDefault="00EC5925"/>
    <w:p w14:paraId="52015790" w14:textId="77777777" w:rsidR="00445DC2" w:rsidRDefault="00000000">
      <w:r>
        <w:lastRenderedPageBreak/>
        <w:t xml:space="preserve">7.2 </w:t>
      </w:r>
      <w:r>
        <w:t>投票规则（影响力作用）</w:t>
      </w:r>
    </w:p>
    <w:p w14:paraId="18891D4F" w14:textId="77777777" w:rsidR="00445DC2" w:rsidRPr="00DA04D7" w:rsidRDefault="00000000">
      <w:pPr>
        <w:rPr>
          <w:color w:val="00B050"/>
          <w:rPrChange w:id="138" w:author="Ryan Zhong" w:date="2026-03-02T13:24:00Z" w16du:dateUtc="2026-03-02T02:24:00Z">
            <w:rPr/>
          </w:rPrChange>
        </w:rPr>
      </w:pPr>
      <w:del w:id="139" w:author="Ryan Zhong" w:date="2026-02-27T09:41:00Z" w16du:dateUtc="2026-02-26T22:41:00Z">
        <w:r w:rsidDel="00EC5925">
          <w:delText>影响力满分</w:delText>
        </w:r>
        <w:r w:rsidDel="00EC5925">
          <w:delText>100</w:delText>
        </w:r>
        <w:r w:rsidDel="00EC5925">
          <w:delText>分</w:delText>
        </w:r>
      </w:del>
      <w:r>
        <w:t>，</w:t>
      </w:r>
      <w:r w:rsidRPr="00DA04D7">
        <w:rPr>
          <w:rFonts w:hint="eastAsia"/>
          <w:color w:val="00B050"/>
          <w:rPrChange w:id="140" w:author="Ryan Zhong" w:date="2026-03-02T13:24:00Z" w16du:dateUtc="2026-03-02T02:24:00Z">
            <w:rPr>
              <w:rFonts w:hint="eastAsia"/>
            </w:rPr>
          </w:rPrChange>
        </w:rPr>
        <w:t>每个人物都有自己的影响力值；</w:t>
      </w:r>
    </w:p>
    <w:p w14:paraId="5F362C0D" w14:textId="77777777" w:rsidR="00445DC2" w:rsidRPr="00DA04D7" w:rsidRDefault="00000000">
      <w:pPr>
        <w:rPr>
          <w:color w:val="00B050"/>
          <w:rPrChange w:id="141" w:author="Ryan Zhong" w:date="2026-03-02T13:24:00Z" w16du:dateUtc="2026-03-02T02:24:00Z">
            <w:rPr/>
          </w:rPrChange>
        </w:rPr>
      </w:pPr>
      <w:r w:rsidRPr="00DA04D7">
        <w:rPr>
          <w:rFonts w:hint="eastAsia"/>
          <w:color w:val="00B050"/>
          <w:rPrChange w:id="142" w:author="Ryan Zhong" w:date="2026-03-02T13:24:00Z" w16du:dateUtc="2026-03-02T02:24:00Z">
            <w:rPr>
              <w:rFonts w:hint="eastAsia"/>
            </w:rPr>
          </w:rPrChange>
        </w:rPr>
        <w:t>派系人物的影响力在两个阶段发挥作用。</w:t>
      </w:r>
    </w:p>
    <w:p w14:paraId="3C44CC15" w14:textId="77777777" w:rsidR="00445DC2" w:rsidRPr="00EC5925" w:rsidRDefault="00000000">
      <w:pPr>
        <w:rPr>
          <w:color w:val="00B050"/>
          <w:rPrChange w:id="143" w:author="Ryan Zhong" w:date="2026-02-27T09:42:00Z" w16du:dateUtc="2026-02-26T22:42:00Z">
            <w:rPr/>
          </w:rPrChange>
        </w:rPr>
      </w:pPr>
      <w:r w:rsidRPr="00EC5925">
        <w:rPr>
          <w:rFonts w:hint="eastAsia"/>
          <w:color w:val="00B050"/>
          <w:rPrChange w:id="144" w:author="Ryan Zhong" w:date="2026-02-27T09:42:00Z" w16du:dateUtc="2026-02-26T22:42:00Z">
            <w:rPr>
              <w:rFonts w:hint="eastAsia"/>
            </w:rPr>
          </w:rPrChange>
        </w:rPr>
        <w:t>公民大会阶段：所有人物的影响力都可以发挥作用；每个派系可以将自己的所有人物的影响力加起来求和获得本派系的影响力总值；然后除以全部游戏人物的影响力总和，就是这个派系的影响力权重</w:t>
      </w:r>
      <w:r w:rsidRPr="00EC5925">
        <w:rPr>
          <w:color w:val="00B050"/>
          <w:rPrChange w:id="145" w:author="Ryan Zhong" w:date="2026-02-27T09:42:00Z" w16du:dateUtc="2026-02-26T22:42:00Z">
            <w:rPr/>
          </w:rPrChange>
        </w:rPr>
        <w:t>%</w:t>
      </w:r>
      <w:r w:rsidRPr="00EC5925">
        <w:rPr>
          <w:rFonts w:hint="eastAsia"/>
          <w:color w:val="00B050"/>
          <w:rPrChange w:id="146" w:author="Ryan Zhong" w:date="2026-02-27T09:42:00Z" w16du:dateUtc="2026-02-26T22:42:00Z">
            <w:rPr>
              <w:rFonts w:hint="eastAsia"/>
            </w:rPr>
          </w:rPrChange>
        </w:rPr>
        <w:t>；</w:t>
      </w:r>
    </w:p>
    <w:p w14:paraId="365627E8" w14:textId="77777777" w:rsidR="00445DC2" w:rsidRPr="00EC5925" w:rsidRDefault="00000000">
      <w:pPr>
        <w:rPr>
          <w:color w:val="00B050"/>
          <w:rPrChange w:id="147" w:author="Ryan Zhong" w:date="2026-02-27T09:42:00Z" w16du:dateUtc="2026-02-26T22:42:00Z">
            <w:rPr/>
          </w:rPrChange>
        </w:rPr>
      </w:pPr>
      <w:r w:rsidRPr="00EC5925">
        <w:rPr>
          <w:rFonts w:hint="eastAsia"/>
          <w:color w:val="00B050"/>
          <w:rPrChange w:id="148" w:author="Ryan Zhong" w:date="2026-02-27T09:42:00Z" w16du:dateUtc="2026-02-26T22:42:00Z">
            <w:rPr>
              <w:rFonts w:hint="eastAsia"/>
            </w:rPr>
          </w:rPrChange>
        </w:rPr>
        <w:t>当一个候选人收到公民大会</w:t>
      </w:r>
      <w:r w:rsidRPr="00EC5925">
        <w:rPr>
          <w:color w:val="00B050"/>
          <w:rPrChange w:id="149" w:author="Ryan Zhong" w:date="2026-02-27T09:42:00Z" w16du:dateUtc="2026-02-26T22:42:00Z">
            <w:rPr/>
          </w:rPrChange>
        </w:rPr>
        <w:t>50%</w:t>
      </w:r>
      <w:r w:rsidRPr="00EC5925">
        <w:rPr>
          <w:rFonts w:hint="eastAsia"/>
          <w:color w:val="00B050"/>
          <w:rPrChange w:id="150" w:author="Ryan Zhong" w:date="2026-02-27T09:42:00Z" w16du:dateUtc="2026-02-26T22:42:00Z">
            <w:rPr>
              <w:rFonts w:hint="eastAsia"/>
            </w:rPr>
          </w:rPrChange>
        </w:rPr>
        <w:t>以上的投票权重的支持，就可以当选；</w:t>
      </w:r>
    </w:p>
    <w:p w14:paraId="2245C6CD" w14:textId="13AC05A7" w:rsidR="00445DC2" w:rsidRPr="00E7235C" w:rsidRDefault="00000000">
      <w:pPr>
        <w:rPr>
          <w:color w:val="00B050"/>
          <w:rPrChange w:id="151" w:author="Ryan Zhong" w:date="2026-02-27T09:42:00Z" w16du:dateUtc="2026-02-26T22:42:00Z">
            <w:rPr/>
          </w:rPrChange>
        </w:rPr>
      </w:pPr>
      <w:r w:rsidRPr="00E7235C">
        <w:rPr>
          <w:rFonts w:hint="eastAsia"/>
          <w:color w:val="00B050"/>
          <w:rPrChange w:id="152" w:author="Ryan Zhong" w:date="2026-02-27T09:42:00Z" w16du:dateUtc="2026-02-26T22:42:00Z">
            <w:rPr>
              <w:rFonts w:hint="eastAsia"/>
            </w:rPr>
          </w:rPrChange>
        </w:rPr>
        <w:t>获得公职的人物将获得额外的影响力加成：执政官</w:t>
      </w:r>
      <w:r w:rsidRPr="00E7235C">
        <w:rPr>
          <w:color w:val="00B050"/>
          <w:rPrChange w:id="153" w:author="Ryan Zhong" w:date="2026-02-27T09:42:00Z" w16du:dateUtc="2026-02-26T22:42:00Z">
            <w:rPr/>
          </w:rPrChange>
        </w:rPr>
        <w:t xml:space="preserve"> +30</w:t>
      </w:r>
      <w:r w:rsidRPr="00E7235C">
        <w:rPr>
          <w:rFonts w:hint="eastAsia"/>
          <w:color w:val="00B050"/>
          <w:rPrChange w:id="154" w:author="Ryan Zhong" w:date="2026-02-27T09:42:00Z" w16du:dateUtc="2026-02-26T22:42:00Z">
            <w:rPr>
              <w:rFonts w:hint="eastAsia"/>
            </w:rPr>
          </w:rPrChange>
        </w:rPr>
        <w:t>、裁判官</w:t>
      </w:r>
      <w:r w:rsidRPr="00E7235C">
        <w:rPr>
          <w:color w:val="00B050"/>
          <w:rPrChange w:id="155" w:author="Ryan Zhong" w:date="2026-02-27T09:42:00Z" w16du:dateUtc="2026-02-26T22:42:00Z">
            <w:rPr/>
          </w:rPrChange>
        </w:rPr>
        <w:t xml:space="preserve"> + 20</w:t>
      </w:r>
      <w:r w:rsidRPr="00E7235C">
        <w:rPr>
          <w:rFonts w:hint="eastAsia"/>
          <w:color w:val="00B050"/>
          <w:rPrChange w:id="156" w:author="Ryan Zhong" w:date="2026-02-27T09:42:00Z" w16du:dateUtc="2026-02-26T22:42:00Z">
            <w:rPr>
              <w:rFonts w:hint="eastAsia"/>
            </w:rPr>
          </w:rPrChange>
        </w:rPr>
        <w:t>、监察官</w:t>
      </w:r>
      <w:r w:rsidRPr="00E7235C">
        <w:rPr>
          <w:color w:val="00B050"/>
          <w:rPrChange w:id="157" w:author="Ryan Zhong" w:date="2026-02-27T09:42:00Z" w16du:dateUtc="2026-02-26T22:42:00Z">
            <w:rPr/>
          </w:rPrChange>
        </w:rPr>
        <w:t xml:space="preserve"> + 20</w:t>
      </w:r>
      <w:r w:rsidRPr="00E7235C">
        <w:rPr>
          <w:rFonts w:hint="eastAsia"/>
          <w:color w:val="00B050"/>
          <w:rPrChange w:id="158" w:author="Ryan Zhong" w:date="2026-02-27T09:42:00Z" w16du:dateUtc="2026-02-26T22:42:00Z">
            <w:rPr>
              <w:rFonts w:hint="eastAsia"/>
            </w:rPr>
          </w:rPrChange>
        </w:rPr>
        <w:t>、财务官</w:t>
      </w:r>
      <w:r w:rsidRPr="00E7235C">
        <w:rPr>
          <w:color w:val="00B050"/>
          <w:rPrChange w:id="159" w:author="Ryan Zhong" w:date="2026-02-27T09:42:00Z" w16du:dateUtc="2026-02-26T22:42:00Z">
            <w:rPr/>
          </w:rPrChange>
        </w:rPr>
        <w:t xml:space="preserve"> + 10</w:t>
      </w:r>
      <w:r w:rsidRPr="00E7235C">
        <w:rPr>
          <w:rFonts w:hint="eastAsia"/>
          <w:color w:val="00B050"/>
          <w:rPrChange w:id="160" w:author="Ryan Zhong" w:date="2026-02-27T09:42:00Z" w16du:dateUtc="2026-02-26T22:42:00Z">
            <w:rPr>
              <w:rFonts w:hint="eastAsia"/>
            </w:rPr>
          </w:rPrChange>
        </w:rPr>
        <w:t>、平民保民官</w:t>
      </w:r>
      <w:r w:rsidRPr="00E7235C">
        <w:rPr>
          <w:color w:val="00B050"/>
          <w:rPrChange w:id="161" w:author="Ryan Zhong" w:date="2026-02-27T09:42:00Z" w16du:dateUtc="2026-02-26T22:42:00Z">
            <w:rPr/>
          </w:rPrChange>
        </w:rPr>
        <w:t xml:space="preserve"> + 30</w:t>
      </w:r>
      <w:r w:rsidRPr="00067286">
        <w:rPr>
          <w:rFonts w:hint="eastAsia"/>
          <w:color w:val="00B050"/>
          <w:rPrChange w:id="162" w:author="Ryan Zhong" w:date="2026-03-02T17:53:00Z" w16du:dateUtc="2026-03-02T06:53:00Z">
            <w:rPr>
              <w:rFonts w:hint="eastAsia"/>
            </w:rPr>
          </w:rPrChange>
        </w:rPr>
        <w:t>；</w:t>
      </w:r>
      <w:r w:rsidR="00E7235C" w:rsidRPr="00067286">
        <w:rPr>
          <w:rFonts w:hint="eastAsia"/>
          <w:color w:val="00B050"/>
          <w:rPrChange w:id="163" w:author="Ryan Zhong" w:date="2026-03-02T17:53:00Z" w16du:dateUtc="2026-03-02T06:53:00Z">
            <w:rPr>
              <w:rFonts w:hint="eastAsia"/>
            </w:rPr>
          </w:rPrChange>
        </w:rPr>
        <w:t>（可配置）</w:t>
      </w:r>
    </w:p>
    <w:p w14:paraId="69E85FF1" w14:textId="77777777" w:rsidR="00445DC2" w:rsidRPr="00DA04D7" w:rsidRDefault="00000000">
      <w:pPr>
        <w:rPr>
          <w:color w:val="00B050"/>
          <w:rPrChange w:id="164" w:author="Ryan Zhong" w:date="2026-03-02T13:24:00Z" w16du:dateUtc="2026-03-02T02:24:00Z">
            <w:rPr/>
          </w:rPrChange>
        </w:rPr>
      </w:pPr>
      <w:r w:rsidRPr="00DA04D7">
        <w:rPr>
          <w:rFonts w:hint="eastAsia"/>
          <w:color w:val="00B050"/>
          <w:rPrChange w:id="165" w:author="Ryan Zhong" w:date="2026-03-02T13:24:00Z" w16du:dateUtc="2026-03-02T02:24:00Z">
            <w:rPr>
              <w:rFonts w:hint="eastAsia"/>
            </w:rPr>
          </w:rPrChange>
        </w:rPr>
        <w:t>元老院阶段：</w:t>
      </w:r>
    </w:p>
    <w:p w14:paraId="12B5869B" w14:textId="77777777" w:rsidR="00445DC2" w:rsidRPr="00CF224A" w:rsidRDefault="00000000">
      <w:pPr>
        <w:rPr>
          <w:color w:val="00B050"/>
          <w:rPrChange w:id="166" w:author="Ryan Zhong" w:date="2026-02-27T22:57:00Z" w16du:dateUtc="2026-02-27T11:57:00Z">
            <w:rPr/>
          </w:rPrChange>
        </w:rPr>
      </w:pPr>
      <w:r w:rsidRPr="00CF224A">
        <w:rPr>
          <w:rFonts w:hint="eastAsia"/>
          <w:color w:val="00B050"/>
          <w:rPrChange w:id="167" w:author="Ryan Zhong" w:date="2026-02-27T22:57:00Z" w16du:dateUtc="2026-02-27T11:57:00Z">
            <w:rPr>
              <w:rFonts w:hint="eastAsia"/>
            </w:rPr>
          </w:rPrChange>
        </w:rPr>
        <w:t>只有元老的影响力可以参与表决计算。当元老院就某个议题投票表决时，各个派系将自己的元老的影响力加起来求和，然后除以元老院全体元老的影响力总和，就是这个派系的影响力权重</w:t>
      </w:r>
      <w:r w:rsidRPr="00CF224A">
        <w:rPr>
          <w:color w:val="00B050"/>
          <w:rPrChange w:id="168" w:author="Ryan Zhong" w:date="2026-02-27T22:57:00Z" w16du:dateUtc="2026-02-27T11:57:00Z">
            <w:rPr/>
          </w:rPrChange>
        </w:rPr>
        <w:t>%</w:t>
      </w:r>
      <w:r w:rsidRPr="00CF224A">
        <w:rPr>
          <w:rFonts w:hint="eastAsia"/>
          <w:color w:val="00B050"/>
          <w:rPrChange w:id="169" w:author="Ryan Zhong" w:date="2026-02-27T22:57:00Z" w16du:dateUtc="2026-02-27T11:57:00Z">
            <w:rPr>
              <w:rFonts w:hint="eastAsia"/>
            </w:rPr>
          </w:rPrChange>
        </w:rPr>
        <w:t>。</w:t>
      </w:r>
    </w:p>
    <w:p w14:paraId="58F9AAEB" w14:textId="77777777" w:rsidR="00445DC2" w:rsidRPr="00CF224A" w:rsidRDefault="00000000">
      <w:pPr>
        <w:rPr>
          <w:color w:val="00B050"/>
          <w:rPrChange w:id="170" w:author="Ryan Zhong" w:date="2026-02-27T22:57:00Z" w16du:dateUtc="2026-02-27T11:57:00Z">
            <w:rPr/>
          </w:rPrChange>
        </w:rPr>
      </w:pPr>
      <w:r w:rsidRPr="00CF224A">
        <w:rPr>
          <w:rFonts w:hint="eastAsia"/>
          <w:color w:val="00B050"/>
          <w:rPrChange w:id="171" w:author="Ryan Zhong" w:date="2026-02-27T22:57:00Z" w16du:dateUtc="2026-02-27T11:57:00Z">
            <w:rPr>
              <w:rFonts w:hint="eastAsia"/>
            </w:rPr>
          </w:rPrChange>
        </w:rPr>
        <w:t>当一个议题收到元老院</w:t>
      </w:r>
      <w:r w:rsidRPr="00CF224A">
        <w:rPr>
          <w:color w:val="00B050"/>
          <w:rPrChange w:id="172" w:author="Ryan Zhong" w:date="2026-02-27T22:57:00Z" w16du:dateUtc="2026-02-27T11:57:00Z">
            <w:rPr/>
          </w:rPrChange>
        </w:rPr>
        <w:t>50%</w:t>
      </w:r>
      <w:r w:rsidRPr="00CF224A">
        <w:rPr>
          <w:rFonts w:hint="eastAsia"/>
          <w:color w:val="00B050"/>
          <w:rPrChange w:id="173" w:author="Ryan Zhong" w:date="2026-02-27T22:57:00Z" w16du:dateUtc="2026-02-27T11:57:00Z">
            <w:rPr>
              <w:rFonts w:hint="eastAsia"/>
            </w:rPr>
          </w:rPrChange>
        </w:rPr>
        <w:t>以上投票权重的支持，就可以获得通过。</w:t>
      </w:r>
    </w:p>
    <w:p w14:paraId="7D1EE590" w14:textId="77777777" w:rsidR="00445DC2" w:rsidRDefault="00000000">
      <w:r w:rsidRPr="00CF224A">
        <w:rPr>
          <w:rFonts w:hint="eastAsia"/>
          <w:color w:val="00B050"/>
          <w:rPrChange w:id="174" w:author="Ryan Zhong" w:date="2026-02-27T22:57:00Z" w16du:dateUtc="2026-02-27T11:57:00Z">
            <w:rPr>
              <w:rFonts w:hint="eastAsia"/>
            </w:rPr>
          </w:rPrChange>
        </w:rPr>
        <w:t>注意：平民保民官的影响力不计入元老院投票表决，</w:t>
      </w:r>
      <w:r w:rsidRPr="00650DFE">
        <w:rPr>
          <w:rFonts w:hint="eastAsia"/>
          <w:color w:val="00B050"/>
          <w:rPrChange w:id="175" w:author="Ryan Zhong" w:date="2026-03-02T17:42:00Z" w16du:dateUtc="2026-03-02T06:42:00Z">
            <w:rPr>
              <w:rFonts w:hint="eastAsia"/>
            </w:rPr>
          </w:rPrChange>
        </w:rPr>
        <w:t>但是可以一票否决。</w:t>
      </w:r>
    </w:p>
    <w:p w14:paraId="2559D09B" w14:textId="77777777" w:rsidR="00445DC2" w:rsidRDefault="00445DC2"/>
    <w:p w14:paraId="01A49790" w14:textId="77777777" w:rsidR="00445DC2" w:rsidRDefault="00000000">
      <w:r>
        <w:t>八、战神广场（战争决算）</w:t>
      </w:r>
    </w:p>
    <w:p w14:paraId="22572D35" w14:textId="77777777" w:rsidR="00445DC2" w:rsidRPr="002143AF" w:rsidRDefault="00000000">
      <w:pPr>
        <w:rPr>
          <w:color w:val="00B050"/>
          <w:rPrChange w:id="176" w:author="Ryan Zhong" w:date="2026-02-28T15:00:00Z" w16du:dateUtc="2026-02-28T04:00:00Z">
            <w:rPr/>
          </w:rPrChange>
        </w:rPr>
      </w:pPr>
      <w:r w:rsidRPr="002143AF">
        <w:rPr>
          <w:rFonts w:hint="eastAsia"/>
          <w:color w:val="00B050"/>
          <w:rPrChange w:id="177" w:author="Ryan Zhong" w:date="2026-02-28T15:00:00Z" w16du:dateUtc="2026-02-28T04:00:00Z">
            <w:rPr>
              <w:rFonts w:hint="eastAsia"/>
            </w:rPr>
          </w:rPrChange>
        </w:rPr>
        <w:t>当元老院宣战或战争爆发，就可以开启战神广场。</w:t>
      </w:r>
    </w:p>
    <w:p w14:paraId="056DFF15" w14:textId="77777777" w:rsidR="00445DC2" w:rsidRDefault="00000000">
      <w:r w:rsidRPr="002143AF">
        <w:rPr>
          <w:rFonts w:hint="eastAsia"/>
          <w:color w:val="00B050"/>
          <w:rPrChange w:id="178" w:author="Ryan Zhong" w:date="2026-02-28T15:00:00Z" w16du:dateUtc="2026-02-28T04:00:00Z">
            <w:rPr>
              <w:rFonts w:hint="eastAsia"/>
            </w:rPr>
          </w:rPrChange>
        </w:rPr>
        <w:t>征召军团：执政官可以根据战争需要征召罗马军团，</w:t>
      </w:r>
      <w:r>
        <w:t>共和国早期是公民兵制度（波利比乌斯军团，成本较低）。罗马执政官可以一次招募最多</w:t>
      </w:r>
      <w:r>
        <w:t>8</w:t>
      </w:r>
      <w:r>
        <w:t>支军团奔赴战场。</w:t>
      </w:r>
      <w:r w:rsidRPr="00BC28BC">
        <w:rPr>
          <w:rFonts w:hint="eastAsia"/>
          <w:color w:val="00B050"/>
          <w:rPrChange w:id="179" w:author="Ryan Zhong" w:date="2026-03-01T08:36:00Z" w16du:dateUtc="2026-02-28T21:36:00Z">
            <w:rPr>
              <w:rFonts w:hint="eastAsia"/>
            </w:rPr>
          </w:rPrChange>
        </w:rPr>
        <w:t>战争结束后，这些军团必须解散</w:t>
      </w:r>
      <w:r>
        <w:t>；（未来游戏可以在元老院阶段引入军事改革法案，允许执政官招募常备军团，马略军团，成本更高，战斗力更强，老兵支持的影响力权重大增）。</w:t>
      </w:r>
      <w:r w:rsidRPr="00BC28BC">
        <w:rPr>
          <w:rFonts w:hint="eastAsia"/>
          <w:color w:val="00B050"/>
          <w:rPrChange w:id="180" w:author="Ryan Zhong" w:date="2026-03-01T08:36:00Z" w16du:dateUtc="2026-02-28T21:36:00Z">
            <w:rPr>
              <w:rFonts w:hint="eastAsia"/>
            </w:rPr>
          </w:rPrChange>
        </w:rPr>
        <w:t>军团只要没有解散，就会消耗国库资金作为军费。</w:t>
      </w:r>
      <w:r>
        <w:t>波利比乌斯军团的征召</w:t>
      </w:r>
      <w:r>
        <w:t>vs</w:t>
      </w:r>
      <w:r>
        <w:t>维护是</w:t>
      </w:r>
      <w:r>
        <w:t>1:2</w:t>
      </w:r>
      <w:r>
        <w:t>（公民兵装备</w:t>
      </w:r>
      <w:r>
        <w:t>90%</w:t>
      </w:r>
      <w:r>
        <w:t>自理，国家只需要负责粮草）</w:t>
      </w:r>
      <w:r>
        <w:t xml:space="preserve">; </w:t>
      </w:r>
      <w:r>
        <w:t>马略军团的比例是</w:t>
      </w:r>
      <w:r>
        <w:t>6:1</w:t>
      </w:r>
      <w:r>
        <w:t>（常备军装备和粮草都来自国库）；数据基础如下：波利比乌斯军团，征召费</w:t>
      </w:r>
      <w:r>
        <w:t>25</w:t>
      </w:r>
      <w:r>
        <w:t>单位（</w:t>
      </w:r>
      <w:r>
        <w:t>25</w:t>
      </w:r>
      <w:r>
        <w:t>万第纳尔</w:t>
      </w:r>
      <w:r>
        <w:t>=40</w:t>
      </w:r>
      <w:r>
        <w:t>塔兰特），</w:t>
      </w:r>
      <w:r w:rsidRPr="00650DFE">
        <w:rPr>
          <w:rFonts w:hint="eastAsia"/>
          <w:color w:val="00B050"/>
          <w:rPrChange w:id="181" w:author="Ryan Zhong" w:date="2026-03-02T17:51:00Z" w16du:dateUtc="2026-03-02T06:51:00Z">
            <w:rPr>
              <w:rFonts w:hint="eastAsia"/>
            </w:rPr>
          </w:rPrChange>
        </w:rPr>
        <w:t>国家承担</w:t>
      </w:r>
      <w:r w:rsidRPr="00650DFE">
        <w:rPr>
          <w:color w:val="00B050"/>
          <w:rPrChange w:id="182" w:author="Ryan Zhong" w:date="2026-03-02T17:51:00Z" w16du:dateUtc="2026-03-02T06:51:00Z">
            <w:rPr/>
          </w:rPrChange>
        </w:rPr>
        <w:t>2.5</w:t>
      </w:r>
      <w:r w:rsidRPr="00650DFE">
        <w:rPr>
          <w:rFonts w:hint="eastAsia"/>
          <w:color w:val="00B050"/>
          <w:rPrChange w:id="183" w:author="Ryan Zhong" w:date="2026-03-02T17:51:00Z" w16du:dateUtc="2026-03-02T06:51:00Z">
            <w:rPr>
              <w:rFonts w:hint="eastAsia"/>
            </w:rPr>
          </w:rPrChange>
        </w:rPr>
        <w:t>单位（</w:t>
      </w:r>
      <w:r w:rsidRPr="00650DFE">
        <w:rPr>
          <w:color w:val="00B050"/>
          <w:rPrChange w:id="184" w:author="Ryan Zhong" w:date="2026-03-02T17:51:00Z" w16du:dateUtc="2026-03-02T06:51:00Z">
            <w:rPr/>
          </w:rPrChange>
        </w:rPr>
        <w:t>4T</w:t>
      </w:r>
      <w:r w:rsidRPr="00650DFE">
        <w:rPr>
          <w:rFonts w:hint="eastAsia"/>
          <w:color w:val="00B050"/>
          <w:rPrChange w:id="185" w:author="Ryan Zhong" w:date="2026-03-02T17:51:00Z" w16du:dateUtc="2026-03-02T06:51:00Z">
            <w:rPr>
              <w:rFonts w:hint="eastAsia"/>
            </w:rPr>
          </w:rPrChange>
        </w:rPr>
        <w:t>），年维护费</w:t>
      </w:r>
      <w:r w:rsidRPr="00650DFE">
        <w:rPr>
          <w:color w:val="00B050"/>
          <w:rPrChange w:id="186" w:author="Ryan Zhong" w:date="2026-03-02T17:51:00Z" w16du:dateUtc="2026-03-02T06:51:00Z">
            <w:rPr/>
          </w:rPrChange>
        </w:rPr>
        <w:t>5</w:t>
      </w:r>
      <w:r w:rsidRPr="00650DFE">
        <w:rPr>
          <w:rFonts w:hint="eastAsia"/>
          <w:color w:val="00B050"/>
          <w:rPrChange w:id="187" w:author="Ryan Zhong" w:date="2026-03-02T17:51:00Z" w16du:dateUtc="2026-03-02T06:51:00Z">
            <w:rPr>
              <w:rFonts w:hint="eastAsia"/>
            </w:rPr>
          </w:rPrChange>
        </w:rPr>
        <w:t>单位（</w:t>
      </w:r>
      <w:r w:rsidRPr="00650DFE">
        <w:rPr>
          <w:color w:val="00B050"/>
          <w:rPrChange w:id="188" w:author="Ryan Zhong" w:date="2026-03-02T17:51:00Z" w16du:dateUtc="2026-03-02T06:51:00Z">
            <w:rPr/>
          </w:rPrChange>
        </w:rPr>
        <w:t>8T</w:t>
      </w:r>
      <w:r w:rsidRPr="00650DFE">
        <w:rPr>
          <w:rFonts w:hint="eastAsia"/>
          <w:color w:val="00B050"/>
          <w:rPrChange w:id="189" w:author="Ryan Zhong" w:date="2026-03-02T17:51:00Z" w16du:dateUtc="2026-03-02T06:51:00Z">
            <w:rPr>
              <w:rFonts w:hint="eastAsia"/>
            </w:rPr>
          </w:rPrChange>
        </w:rPr>
        <w:t>）</w:t>
      </w:r>
      <w:r>
        <w:t>；马略军团（战力是波利比乌斯军团的</w:t>
      </w:r>
      <w:r>
        <w:t>2</w:t>
      </w:r>
      <w:r>
        <w:t>倍），征兆费</w:t>
      </w:r>
      <w:r>
        <w:t>50</w:t>
      </w:r>
      <w:r>
        <w:t>单位（</w:t>
      </w:r>
      <w:r>
        <w:t>80T</w:t>
      </w:r>
      <w:r>
        <w:t>），国家全部承担，年维护费</w:t>
      </w:r>
      <w:r>
        <w:t>10</w:t>
      </w:r>
      <w:r>
        <w:t>单位（</w:t>
      </w:r>
      <w:r>
        <w:t>16T</w:t>
      </w:r>
      <w:proofErr w:type="gramStart"/>
      <w:r>
        <w:t>）；</w:t>
      </w:r>
      <w:proofErr w:type="gramEnd"/>
    </w:p>
    <w:p w14:paraId="67DF89C7" w14:textId="77777777" w:rsidR="00445DC2" w:rsidRDefault="00445DC2"/>
    <w:p w14:paraId="05B581E2" w14:textId="77777777" w:rsidR="00445DC2" w:rsidRDefault="00000000">
      <w:r>
        <w:t>战场判定：</w:t>
      </w:r>
    </w:p>
    <w:p w14:paraId="1F446A29" w14:textId="77777777" w:rsidR="00445DC2" w:rsidRPr="002143AF" w:rsidRDefault="00000000">
      <w:pPr>
        <w:rPr>
          <w:color w:val="00B050"/>
          <w:rPrChange w:id="190" w:author="Ryan Zhong" w:date="2026-02-28T15:01:00Z" w16du:dateUtc="2026-02-28T04:01:00Z">
            <w:rPr/>
          </w:rPrChange>
        </w:rPr>
      </w:pPr>
      <w:r w:rsidRPr="002143AF">
        <w:rPr>
          <w:color w:val="00B050"/>
          <w:lang w:val="en-AU"/>
          <w:rPrChange w:id="191" w:author="Ryan Zhong" w:date="2026-02-28T15:01:00Z" w16du:dateUtc="2026-02-28T04:01:00Z">
            <w:rPr>
              <w:lang w:val="en-AU"/>
            </w:rPr>
          </w:rPrChange>
        </w:rPr>
        <w:t>MVP</w:t>
      </w:r>
      <w:r w:rsidRPr="002143AF">
        <w:rPr>
          <w:rFonts w:hint="eastAsia"/>
          <w:color w:val="00B050"/>
          <w:rPrChange w:id="192" w:author="Ryan Zhong" w:date="2026-02-28T15:01:00Z" w16du:dateUtc="2026-02-28T04:01:00Z">
            <w:rPr>
              <w:rFonts w:hint="eastAsia"/>
            </w:rPr>
          </w:rPrChange>
        </w:rPr>
        <w:t>阶段：基于简单</w:t>
      </w:r>
      <w:r w:rsidRPr="002143AF">
        <w:rPr>
          <w:color w:val="00B050"/>
          <w:rPrChange w:id="193" w:author="Ryan Zhong" w:date="2026-02-28T15:01:00Z" w16du:dateUtc="2026-02-28T04:01:00Z">
            <w:rPr/>
          </w:rPrChange>
        </w:rPr>
        <w:t>CRT+</w:t>
      </w:r>
      <w:proofErr w:type="gramStart"/>
      <w:r w:rsidRPr="002143AF">
        <w:rPr>
          <w:rFonts w:hint="eastAsia"/>
          <w:color w:val="00B050"/>
          <w:rPrChange w:id="194" w:author="Ryan Zhong" w:date="2026-02-28T15:01:00Z" w16du:dateUtc="2026-02-28T04:01:00Z">
            <w:rPr>
              <w:rFonts w:hint="eastAsia"/>
            </w:rPr>
          </w:rPrChange>
        </w:rPr>
        <w:t>随机事件；</w:t>
      </w:r>
      <w:proofErr w:type="gramEnd"/>
    </w:p>
    <w:p w14:paraId="1EA95D12" w14:textId="77777777" w:rsidR="00445DC2" w:rsidRDefault="00445DC2"/>
    <w:p w14:paraId="62643B87" w14:textId="77777777" w:rsidR="00445DC2" w:rsidRDefault="00000000">
      <w:r>
        <w:rPr>
          <w:rFonts w:hint="eastAsia"/>
        </w:rPr>
        <w:t>成熟版本阶段：战略级部署，考验指挥官选择战场进行战略决战的勇气与智慧。</w:t>
      </w:r>
    </w:p>
    <w:p w14:paraId="3A4C8887" w14:textId="77777777" w:rsidR="00445DC2" w:rsidRDefault="00000000">
      <w:r>
        <w:rPr>
          <w:rFonts w:hint="eastAsia"/>
        </w:rPr>
        <w:lastRenderedPageBreak/>
        <w:t>在战法上，可以考虑：</w:t>
      </w:r>
    </w:p>
    <w:p w14:paraId="251E7EC2" w14:textId="77777777" w:rsidR="00445DC2" w:rsidRDefault="00000000">
      <w:r>
        <w:rPr>
          <w:rFonts w:hint="eastAsia"/>
        </w:rPr>
        <w:t>闪电战：主动出击，攻其不备</w:t>
      </w:r>
    </w:p>
    <w:p w14:paraId="1DF1988B" w14:textId="77777777" w:rsidR="00445DC2" w:rsidRDefault="00000000">
      <w:r>
        <w:rPr>
          <w:rFonts w:hint="eastAsia"/>
        </w:rPr>
        <w:t>拖字诀：避其锋芒，以拖待变</w:t>
      </w:r>
    </w:p>
    <w:p w14:paraId="5875CB96" w14:textId="77777777" w:rsidR="00445DC2" w:rsidRDefault="00000000">
      <w:r>
        <w:rPr>
          <w:rFonts w:hint="eastAsia"/>
        </w:rPr>
        <w:t>离间术：分而治之，瓦解敌盟</w:t>
      </w:r>
    </w:p>
    <w:p w14:paraId="3A101116" w14:textId="77777777" w:rsidR="00445DC2" w:rsidRDefault="00000000">
      <w:r>
        <w:rPr>
          <w:rFonts w:hint="eastAsia"/>
        </w:rPr>
        <w:t>绞杀战：断其粮草，封锁割喉</w:t>
      </w:r>
    </w:p>
    <w:p w14:paraId="156C396F" w14:textId="77777777" w:rsidR="00445DC2" w:rsidRDefault="00000000">
      <w:r>
        <w:rPr>
          <w:rFonts w:hint="eastAsia"/>
        </w:rPr>
        <w:t>在地形上，可以考虑：</w:t>
      </w:r>
    </w:p>
    <w:p w14:paraId="73E412E4" w14:textId="77777777" w:rsidR="00445DC2" w:rsidRDefault="00000000">
      <w:r>
        <w:rPr>
          <w:rFonts w:hint="eastAsia"/>
        </w:rPr>
        <w:t>临海战区：可以海运补给兵员，也可以舰队封锁</w:t>
      </w:r>
    </w:p>
    <w:p w14:paraId="0FB59E2E" w14:textId="77777777" w:rsidR="00445DC2" w:rsidRDefault="00000000">
      <w:r>
        <w:rPr>
          <w:rFonts w:hint="eastAsia"/>
        </w:rPr>
        <w:t>内陆战区：只能徒步机动，耗时耗力，难以补给</w:t>
      </w:r>
    </w:p>
    <w:p w14:paraId="45820D2C" w14:textId="77777777" w:rsidR="00445DC2" w:rsidRDefault="00000000">
      <w:r>
        <w:rPr>
          <w:rFonts w:hint="eastAsia"/>
        </w:rPr>
        <w:t>山林地形：适合步兵战斗，骑兵无法发挥优势，易守难攻；</w:t>
      </w:r>
    </w:p>
    <w:p w14:paraId="29402F3F" w14:textId="77777777" w:rsidR="00445DC2" w:rsidRDefault="00000000">
      <w:r>
        <w:rPr>
          <w:rFonts w:hint="eastAsia"/>
        </w:rPr>
        <w:t>平原地形：适合骑兵战斗，可以发挥兵力优势，易攻难守；</w:t>
      </w:r>
    </w:p>
    <w:p w14:paraId="1E614AB2" w14:textId="77777777" w:rsidR="00445DC2" w:rsidRDefault="00000000">
      <w:r>
        <w:rPr>
          <w:rFonts w:hint="eastAsia"/>
        </w:rPr>
        <w:t>在将领性格上，可以考虑：</w:t>
      </w:r>
    </w:p>
    <w:p w14:paraId="157B5B18" w14:textId="77777777" w:rsidR="00445DC2" w:rsidRDefault="00000000">
      <w:r>
        <w:rPr>
          <w:rFonts w:hint="eastAsia"/>
        </w:rPr>
        <w:t>猛将型：适合闪电战，在平原进行大兵团作战，加士气，但是不耐久战；</w:t>
      </w:r>
    </w:p>
    <w:p w14:paraId="386265AF" w14:textId="77777777" w:rsidR="00445DC2" w:rsidRDefault="00000000">
      <w:r>
        <w:rPr>
          <w:rFonts w:hint="eastAsia"/>
        </w:rPr>
        <w:t>儒将型：适合拖字诀，离间术，绞杀战，但是不适合平原大决战，不加士气；</w:t>
      </w:r>
    </w:p>
    <w:p w14:paraId="31E3CCBB" w14:textId="77777777" w:rsidR="00445DC2" w:rsidRDefault="00445DC2"/>
    <w:p w14:paraId="0B31F9D4" w14:textId="77777777" w:rsidR="00445DC2" w:rsidRDefault="00000000">
      <w:r>
        <w:t>战胜收益判定：根据敌国富裕程度和战场胜利程度判定，包括金钱和土地（暂时不考虑奴隶，战俘转换为货币）。</w:t>
      </w:r>
    </w:p>
    <w:p w14:paraId="1749EFF8" w14:textId="77777777" w:rsidR="00445DC2" w:rsidRDefault="00000000">
      <w:r>
        <w:t>皮洛士战争：整个意大利南部的土地（税入</w:t>
      </w:r>
      <w:r>
        <w:t>500T</w:t>
      </w:r>
      <w:r>
        <w:t>），少量赔款，少量战利品</w:t>
      </w:r>
    </w:p>
    <w:p w14:paraId="0A87A82E" w14:textId="77777777" w:rsidR="00445DC2" w:rsidRDefault="00000000">
      <w:r>
        <w:t>布匿战争：</w:t>
      </w:r>
    </w:p>
    <w:p w14:paraId="114BB133" w14:textId="77777777" w:rsidR="00445DC2" w:rsidRDefault="00000000">
      <w:r>
        <w:t>第一次胜利获得西西里（税入</w:t>
      </w:r>
      <w:r>
        <w:t>400T</w:t>
      </w:r>
      <w:r>
        <w:t>），撒丁岛行省（税入</w:t>
      </w:r>
      <w:r>
        <w:t>100T</w:t>
      </w:r>
      <w:r>
        <w:t>），少量赔款（</w:t>
      </w:r>
      <w:r>
        <w:t>10</w:t>
      </w:r>
      <w:r>
        <w:t>年</w:t>
      </w:r>
      <w:r>
        <w:t>3200T</w:t>
      </w:r>
      <w:r>
        <w:t>），少量战利品（</w:t>
      </w:r>
      <w:r>
        <w:t>1000T</w:t>
      </w:r>
      <w:r>
        <w:t>）；</w:t>
      </w:r>
    </w:p>
    <w:p w14:paraId="1FD9A5C1" w14:textId="77777777" w:rsidR="00445DC2" w:rsidRDefault="00000000">
      <w:r>
        <w:t>第二次胜利获得西班牙行省（税入</w:t>
      </w:r>
      <w:r>
        <w:t>500T</w:t>
      </w:r>
      <w:r>
        <w:t>），大量赔款（</w:t>
      </w:r>
      <w:r>
        <w:t>10000T</w:t>
      </w:r>
      <w:r>
        <w:t>），中等战利品（</w:t>
      </w:r>
      <w:r>
        <w:t>3000T</w:t>
      </w:r>
      <w:r>
        <w:t>）；</w:t>
      </w:r>
    </w:p>
    <w:p w14:paraId="7BB8A7BD" w14:textId="77777777" w:rsidR="00445DC2" w:rsidRDefault="00000000">
      <w:r>
        <w:t>第三次胜利获得北非行省（税入</w:t>
      </w:r>
      <w:r>
        <w:t>1000T</w:t>
      </w:r>
      <w:r>
        <w:t>），大量战利品（</w:t>
      </w:r>
      <w:r>
        <w:t>100000T</w:t>
      </w:r>
      <w:r>
        <w:t>）</w:t>
      </w:r>
    </w:p>
    <w:p w14:paraId="7607FA90" w14:textId="77777777" w:rsidR="00445DC2" w:rsidRDefault="00000000">
      <w:r>
        <w:t>马其顿战争：</w:t>
      </w:r>
    </w:p>
    <w:p w14:paraId="2B245EB9" w14:textId="77777777" w:rsidR="00445DC2" w:rsidRDefault="00000000">
      <w:r>
        <w:t>第一次胜利获得少量赔款，少量战利品</w:t>
      </w:r>
    </w:p>
    <w:p w14:paraId="2D52B527" w14:textId="77777777" w:rsidR="00445DC2" w:rsidRDefault="00000000">
      <w:r>
        <w:t>第二次胜利获得希腊自治（无公地，可驻军），大量战利品（</w:t>
      </w:r>
      <w:r>
        <w:t>300T</w:t>
      </w:r>
      <w:r>
        <w:t>），大量赔款（</w:t>
      </w:r>
      <w:r>
        <w:t>1000T</w:t>
      </w:r>
      <w:r>
        <w:t>）</w:t>
      </w:r>
    </w:p>
    <w:p w14:paraId="58FC59C1" w14:textId="77777777" w:rsidR="00445DC2" w:rsidRDefault="00000000">
      <w:r>
        <w:t>第三次胜利获得马其顿行省（</w:t>
      </w:r>
      <w:r>
        <w:t>2000T</w:t>
      </w:r>
      <w:r>
        <w:t>），天文战利品（</w:t>
      </w:r>
      <w:r>
        <w:t>80000T</w:t>
      </w:r>
      <w:r>
        <w:t>），海量赔款（</w:t>
      </w:r>
      <w:r>
        <w:t>12000T</w:t>
      </w:r>
      <w:r>
        <w:t>）</w:t>
      </w:r>
    </w:p>
    <w:p w14:paraId="640C30FB" w14:textId="77777777" w:rsidR="00445DC2" w:rsidRDefault="00000000">
      <w:r>
        <w:t>同一时期，罗马的财政收入从</w:t>
      </w:r>
      <w:r>
        <w:t>1000T</w:t>
      </w:r>
      <w:r>
        <w:t>每年增长到</w:t>
      </w:r>
      <w:r>
        <w:t>4000T</w:t>
      </w:r>
      <w:r>
        <w:t>（领土扩张），国库盈余在</w:t>
      </w:r>
      <w:r>
        <w:t>2000-5000T</w:t>
      </w:r>
      <w:r>
        <w:t>左右；</w:t>
      </w:r>
    </w:p>
    <w:p w14:paraId="42BFEE4A" w14:textId="77777777" w:rsidR="00445DC2" w:rsidRDefault="00000000">
      <w:r>
        <w:t>说明：设计战争定义模板，方便增加更多的战争；</w:t>
      </w:r>
    </w:p>
    <w:p w14:paraId="5825764E" w14:textId="77777777" w:rsidR="00445DC2" w:rsidRDefault="00445DC2"/>
    <w:p w14:paraId="30387DFB" w14:textId="77777777" w:rsidR="00445DC2" w:rsidRDefault="00000000">
      <w:r>
        <w:t>停战谈判：</w:t>
      </w:r>
    </w:p>
    <w:p w14:paraId="0245D264" w14:textId="77777777" w:rsidR="00445DC2" w:rsidRDefault="00000000">
      <w:r>
        <w:t>执政官在本回合结束前，可以和敌国接触谈判停战协定，然后将协议草案带回罗马元老院批准。停战协定可以根据战斗结果来定制，分为大败，小败，平局，小胜，大胜</w:t>
      </w:r>
      <w:r>
        <w:t>5</w:t>
      </w:r>
      <w:r>
        <w:t>个等级；</w:t>
      </w:r>
    </w:p>
    <w:p w14:paraId="4BA4EF63" w14:textId="77777777" w:rsidR="00445DC2" w:rsidRDefault="00000000">
      <w:r>
        <w:t>停战协定分三个内容：</w:t>
      </w:r>
    </w:p>
    <w:p w14:paraId="1180977D" w14:textId="77777777" w:rsidR="00445DC2" w:rsidRDefault="00000000">
      <w:pPr>
        <w:pStyle w:val="ListParagraph"/>
        <w:numPr>
          <w:ilvl w:val="0"/>
          <w:numId w:val="3"/>
        </w:numPr>
        <w:ind w:firstLineChars="0"/>
      </w:pPr>
      <w:r>
        <w:t>领土：割地</w:t>
      </w:r>
      <w:r>
        <w:t>-</w:t>
      </w:r>
      <w:r>
        <w:t>撤退</w:t>
      </w:r>
      <w:r>
        <w:t>-</w:t>
      </w:r>
      <w:r>
        <w:t>对峙</w:t>
      </w:r>
      <w:r>
        <w:t>-</w:t>
      </w:r>
      <w:r>
        <w:t>占领</w:t>
      </w:r>
      <w:r>
        <w:t>50%</w:t>
      </w:r>
      <w:r>
        <w:t>战争目标</w:t>
      </w:r>
      <w:r>
        <w:t>-</w:t>
      </w:r>
      <w:r>
        <w:t>获得</w:t>
      </w:r>
      <w:r>
        <w:t>100%</w:t>
      </w:r>
      <w:r>
        <w:t>战争目标</w:t>
      </w:r>
    </w:p>
    <w:p w14:paraId="0D405DD2" w14:textId="77777777" w:rsidR="00445DC2" w:rsidRDefault="00000000">
      <w:pPr>
        <w:pStyle w:val="ListParagraph"/>
        <w:numPr>
          <w:ilvl w:val="0"/>
          <w:numId w:val="3"/>
        </w:numPr>
        <w:ind w:firstLineChars="0"/>
      </w:pPr>
      <w:r>
        <w:t>赔款：满足敌国</w:t>
      </w:r>
      <w:r>
        <w:t>100%</w:t>
      </w:r>
      <w:r>
        <w:t>赔款要求</w:t>
      </w:r>
      <w:r>
        <w:t>-50%</w:t>
      </w:r>
      <w:r>
        <w:t>赔款要求</w:t>
      </w:r>
      <w:r>
        <w:t>-</w:t>
      </w:r>
      <w:r>
        <w:t>无赔款</w:t>
      </w:r>
      <w:r>
        <w:t>-</w:t>
      </w:r>
      <w:r>
        <w:t>获得</w:t>
      </w:r>
      <w:r>
        <w:t>50%</w:t>
      </w:r>
      <w:r>
        <w:t>赔款目标</w:t>
      </w:r>
      <w:r>
        <w:t>-</w:t>
      </w:r>
      <w:r>
        <w:t>获得</w:t>
      </w:r>
      <w:r>
        <w:t>100%</w:t>
      </w:r>
      <w:r>
        <w:t>赔款目标</w:t>
      </w:r>
    </w:p>
    <w:p w14:paraId="795BF8BC" w14:textId="77777777" w:rsidR="00445DC2" w:rsidRDefault="00000000">
      <w:pPr>
        <w:pStyle w:val="ListParagraph"/>
        <w:numPr>
          <w:ilvl w:val="0"/>
          <w:numId w:val="3"/>
        </w:numPr>
        <w:ind w:firstLineChars="0"/>
      </w:pPr>
      <w:r>
        <w:t>战利品：损失</w:t>
      </w:r>
      <w:r>
        <w:t>100%</w:t>
      </w:r>
      <w:r>
        <w:t>军团</w:t>
      </w:r>
      <w:r>
        <w:t>-</w:t>
      </w:r>
      <w:r>
        <w:t>损失</w:t>
      </w:r>
      <w:r>
        <w:t>50%</w:t>
      </w:r>
      <w:r>
        <w:t>军团</w:t>
      </w:r>
      <w:r>
        <w:t>-</w:t>
      </w:r>
      <w:r>
        <w:t>损失</w:t>
      </w:r>
      <w:r>
        <w:t>25%</w:t>
      </w:r>
      <w:r>
        <w:t>军团</w:t>
      </w:r>
      <w:r>
        <w:t>-</w:t>
      </w:r>
      <w:r>
        <w:t>获得</w:t>
      </w:r>
      <w:r>
        <w:t>50%</w:t>
      </w:r>
      <w:r>
        <w:t>战利品</w:t>
      </w:r>
      <w:r>
        <w:t>-</w:t>
      </w:r>
      <w:r>
        <w:t>获得</w:t>
      </w:r>
      <w:r>
        <w:t>100%</w:t>
      </w:r>
      <w:r>
        <w:t>目标战利品；</w:t>
      </w:r>
    </w:p>
    <w:p w14:paraId="58622E05" w14:textId="77777777" w:rsidR="00445DC2" w:rsidRDefault="00445DC2"/>
    <w:p w14:paraId="498C5B0B" w14:textId="77777777" w:rsidR="00445DC2" w:rsidRDefault="00000000">
      <w:r>
        <w:rPr>
          <w:rFonts w:hint="eastAsia"/>
        </w:rPr>
        <w:t>九、</w:t>
      </w:r>
      <w:r>
        <w:t>凯旋阶段</w:t>
      </w:r>
    </w:p>
    <w:p w14:paraId="288D9E0C" w14:textId="77777777" w:rsidR="00445DC2" w:rsidRDefault="00000000">
      <w:r>
        <w:t>胜利</w:t>
      </w:r>
      <w:r>
        <w:t xml:space="preserve"> / </w:t>
      </w:r>
      <w:r>
        <w:t>失败条件：国家破产、个人破产、内战触发、征服目标达成等。</w:t>
      </w:r>
    </w:p>
    <w:p w14:paraId="5BF4FF29" w14:textId="77777777" w:rsidR="00445DC2" w:rsidRDefault="00445DC2"/>
    <w:p w14:paraId="60EDA8B3" w14:textId="77777777" w:rsidR="00445DC2" w:rsidRDefault="00000000">
      <w:r>
        <w:rPr>
          <w:rFonts w:hint="eastAsia"/>
        </w:rPr>
        <w:t>游戏胜负判断条件：</w:t>
      </w:r>
    </w:p>
    <w:p w14:paraId="186DCEF2" w14:textId="77777777" w:rsidR="00445DC2" w:rsidRDefault="00000000">
      <w:r>
        <w:rPr>
          <w:rFonts w:hint="eastAsia"/>
        </w:rPr>
        <w:t>共和胜利：</w:t>
      </w:r>
    </w:p>
    <w:p w14:paraId="47A8CD51" w14:textId="77777777" w:rsidR="00445DC2" w:rsidRDefault="00000000">
      <w:r>
        <w:rPr>
          <w:rFonts w:hint="eastAsia"/>
        </w:rPr>
        <w:t>完成阶段游戏回合数，进行影响力结算；</w:t>
      </w:r>
    </w:p>
    <w:p w14:paraId="31D96721" w14:textId="77777777" w:rsidR="00445DC2" w:rsidRPr="00C84B4A" w:rsidRDefault="00000000">
      <w:pPr>
        <w:numPr>
          <w:ilvl w:val="0"/>
          <w:numId w:val="4"/>
        </w:numPr>
        <w:rPr>
          <w:color w:val="00B050"/>
          <w:rPrChange w:id="195" w:author="Ryan Zhong" w:date="2026-03-01T21:44:00Z" w16du:dateUtc="2026-03-01T10:44:00Z">
            <w:rPr/>
          </w:rPrChange>
        </w:rPr>
      </w:pPr>
      <w:r w:rsidRPr="00C84B4A">
        <w:rPr>
          <w:rFonts w:hint="eastAsia"/>
          <w:color w:val="00B050"/>
          <w:rPrChange w:id="196" w:author="Ryan Zhong" w:date="2026-03-01T21:44:00Z" w16du:dateUtc="2026-03-01T10:44:00Z">
            <w:rPr>
              <w:rFonts w:hint="eastAsia"/>
            </w:rPr>
          </w:rPrChange>
        </w:rPr>
        <w:t>笑到最后奖：影响力最高的派系；</w:t>
      </w:r>
    </w:p>
    <w:p w14:paraId="7C563A7F" w14:textId="77777777" w:rsidR="00445DC2" w:rsidRDefault="00000000">
      <w:pPr>
        <w:numPr>
          <w:ilvl w:val="0"/>
          <w:numId w:val="4"/>
        </w:numPr>
      </w:pPr>
      <w:r>
        <w:rPr>
          <w:rFonts w:hint="eastAsia"/>
        </w:rPr>
        <w:t>国之栋梁奖：影响力平均值最高的派系；</w:t>
      </w:r>
    </w:p>
    <w:p w14:paraId="130F0E5B" w14:textId="77777777" w:rsidR="00445DC2" w:rsidRDefault="00000000">
      <w:pPr>
        <w:numPr>
          <w:ilvl w:val="0"/>
          <w:numId w:val="4"/>
        </w:numPr>
      </w:pPr>
      <w:r>
        <w:rPr>
          <w:rFonts w:hint="eastAsia"/>
        </w:rPr>
        <w:t>中流砥柱奖：历史影响力最高的派系；</w:t>
      </w:r>
    </w:p>
    <w:p w14:paraId="43A6620B" w14:textId="77777777" w:rsidR="00445DC2" w:rsidRDefault="00445DC2"/>
    <w:p w14:paraId="610C278C" w14:textId="77777777" w:rsidR="00445DC2" w:rsidRPr="00C84B4A" w:rsidRDefault="00000000">
      <w:pPr>
        <w:rPr>
          <w:color w:val="00B050"/>
          <w:rPrChange w:id="197" w:author="Ryan Zhong" w:date="2026-03-01T21:43:00Z" w16du:dateUtc="2026-03-01T10:43:00Z">
            <w:rPr/>
          </w:rPrChange>
        </w:rPr>
      </w:pPr>
      <w:r w:rsidRPr="00C84B4A">
        <w:rPr>
          <w:rFonts w:hint="eastAsia"/>
          <w:color w:val="00B050"/>
          <w:rPrChange w:id="198" w:author="Ryan Zhong" w:date="2026-03-01T21:43:00Z" w16du:dateUtc="2026-03-01T10:43:00Z">
            <w:rPr>
              <w:rFonts w:hint="eastAsia"/>
            </w:rPr>
          </w:rPrChange>
        </w:rPr>
        <w:t>独裁胜利：</w:t>
      </w:r>
    </w:p>
    <w:p w14:paraId="2A5600C0" w14:textId="77777777" w:rsidR="00445DC2" w:rsidRPr="00C84B4A" w:rsidRDefault="00000000">
      <w:pPr>
        <w:rPr>
          <w:color w:val="00B050"/>
          <w:rPrChange w:id="199" w:author="Ryan Zhong" w:date="2026-03-01T21:43:00Z" w16du:dateUtc="2026-03-01T10:43:00Z">
            <w:rPr/>
          </w:rPrChange>
        </w:rPr>
      </w:pPr>
      <w:r w:rsidRPr="00C84B4A">
        <w:rPr>
          <w:rFonts w:hint="eastAsia"/>
          <w:color w:val="00B050"/>
          <w:rPrChange w:id="200" w:author="Ryan Zhong" w:date="2026-03-01T21:43:00Z" w16du:dateUtc="2026-03-01T10:43:00Z">
            <w:rPr>
              <w:rFonts w:hint="eastAsia"/>
            </w:rPr>
          </w:rPrChange>
        </w:rPr>
        <w:t>某个派系获得元老院的绝对控制权（</w:t>
      </w:r>
      <w:r w:rsidRPr="00C84B4A">
        <w:rPr>
          <w:color w:val="00B050"/>
          <w:rPrChange w:id="201" w:author="Ryan Zhong" w:date="2026-03-01T21:43:00Z" w16du:dateUtc="2026-03-01T10:43:00Z">
            <w:rPr/>
          </w:rPrChange>
        </w:rPr>
        <w:t>70%</w:t>
      </w:r>
      <w:r w:rsidRPr="00C84B4A">
        <w:rPr>
          <w:rFonts w:hint="eastAsia"/>
          <w:color w:val="00B050"/>
          <w:rPrChange w:id="202" w:author="Ryan Zhong" w:date="2026-03-01T21:43:00Z" w16du:dateUtc="2026-03-01T10:43:00Z">
            <w:rPr>
              <w:rFonts w:hint="eastAsia"/>
            </w:rPr>
          </w:rPrChange>
        </w:rPr>
        <w:t>以上的影响力），其派系领袖宣布获得终身独裁官</w:t>
      </w:r>
    </w:p>
    <w:p w14:paraId="406785E4" w14:textId="77777777" w:rsidR="00445DC2" w:rsidRDefault="00445DC2"/>
    <w:p w14:paraId="5E8841E2" w14:textId="77777777" w:rsidR="00445DC2" w:rsidRDefault="00000000">
      <w:r>
        <w:rPr>
          <w:rFonts w:hint="eastAsia"/>
        </w:rPr>
        <w:t>跨过卢比孔胜利：</w:t>
      </w:r>
    </w:p>
    <w:p w14:paraId="2C5474F0" w14:textId="77777777" w:rsidR="00445DC2" w:rsidRDefault="00000000">
      <w:pPr>
        <w:numPr>
          <w:ilvl w:val="0"/>
          <w:numId w:val="5"/>
        </w:numPr>
      </w:pPr>
      <w:r>
        <w:rPr>
          <w:rFonts w:hint="eastAsia"/>
        </w:rPr>
        <w:t>某个派系的将领拒绝元老院的命令放下军权，回到罗马接受审判；</w:t>
      </w:r>
    </w:p>
    <w:p w14:paraId="3F16DC00" w14:textId="77777777" w:rsidR="00445DC2" w:rsidRDefault="00000000">
      <w:pPr>
        <w:numPr>
          <w:ilvl w:val="0"/>
          <w:numId w:val="5"/>
        </w:numPr>
      </w:pPr>
      <w:r>
        <w:rPr>
          <w:rFonts w:hint="eastAsia"/>
        </w:rPr>
        <w:t>率领自己的忠诚军团跨过卢比孔河，进军罗马；</w:t>
      </w:r>
    </w:p>
    <w:p w14:paraId="6B02CA68" w14:textId="77777777" w:rsidR="00445DC2" w:rsidRDefault="00000000">
      <w:pPr>
        <w:numPr>
          <w:ilvl w:val="0"/>
          <w:numId w:val="5"/>
        </w:numPr>
      </w:pPr>
      <w:r>
        <w:rPr>
          <w:rFonts w:hint="eastAsia"/>
        </w:rPr>
        <w:t>元老院的共和国军团没有守住罗马，该将领所属的派系获得胜利；</w:t>
      </w:r>
    </w:p>
    <w:p w14:paraId="651BF2E3" w14:textId="77777777" w:rsidR="00445DC2" w:rsidRDefault="00000000">
      <w:pPr>
        <w:numPr>
          <w:ilvl w:val="0"/>
          <w:numId w:val="5"/>
        </w:numPr>
      </w:pPr>
      <w:r>
        <w:rPr>
          <w:rFonts w:hint="eastAsia"/>
        </w:rPr>
        <w:lastRenderedPageBreak/>
        <w:t>元老院的共和国军团打败了叛军，该将领被杀，该派系将被元老院列为人民公敌予以清洗；</w:t>
      </w:r>
    </w:p>
    <w:p w14:paraId="7C41D916" w14:textId="77777777" w:rsidR="00445DC2" w:rsidRDefault="00445DC2"/>
    <w:p w14:paraId="05320D0B" w14:textId="77777777" w:rsidR="00445DC2" w:rsidRPr="00C84B4A" w:rsidRDefault="00000000">
      <w:pPr>
        <w:rPr>
          <w:color w:val="00B050"/>
          <w:rPrChange w:id="203" w:author="Ryan Zhong" w:date="2026-03-01T21:43:00Z" w16du:dateUtc="2026-03-01T10:43:00Z">
            <w:rPr/>
          </w:rPrChange>
        </w:rPr>
      </w:pPr>
      <w:r w:rsidRPr="00C84B4A">
        <w:rPr>
          <w:rFonts w:hint="eastAsia"/>
          <w:color w:val="00B050"/>
          <w:rPrChange w:id="204" w:author="Ryan Zhong" w:date="2026-03-01T21:43:00Z" w16du:dateUtc="2026-03-01T10:43:00Z">
            <w:rPr>
              <w:rFonts w:hint="eastAsia"/>
            </w:rPr>
          </w:rPrChange>
        </w:rPr>
        <w:t>共和覆灭：</w:t>
      </w:r>
    </w:p>
    <w:p w14:paraId="6C2B0FC6" w14:textId="77777777" w:rsidR="00445DC2" w:rsidRPr="00C84B4A" w:rsidRDefault="00000000">
      <w:pPr>
        <w:rPr>
          <w:color w:val="00B050"/>
          <w:rPrChange w:id="205" w:author="Ryan Zhong" w:date="2026-03-01T21:43:00Z" w16du:dateUtc="2026-03-01T10:43:00Z">
            <w:rPr/>
          </w:rPrChange>
        </w:rPr>
      </w:pPr>
      <w:r w:rsidRPr="00C84B4A">
        <w:rPr>
          <w:rFonts w:hint="eastAsia"/>
          <w:color w:val="00B050"/>
          <w:rPrChange w:id="206" w:author="Ryan Zhong" w:date="2026-03-01T21:43:00Z" w16du:dateUtc="2026-03-01T10:43:00Z">
            <w:rPr>
              <w:rFonts w:hint="eastAsia"/>
            </w:rPr>
          </w:rPrChange>
        </w:rPr>
        <w:t>达到以下任何一个条件，罗马共和国覆灭，全部玩家失败。</w:t>
      </w:r>
    </w:p>
    <w:p w14:paraId="4B090249" w14:textId="77777777" w:rsidR="00445DC2" w:rsidRPr="00C84B4A" w:rsidRDefault="00000000">
      <w:pPr>
        <w:numPr>
          <w:ilvl w:val="0"/>
          <w:numId w:val="6"/>
        </w:numPr>
        <w:rPr>
          <w:color w:val="00B050"/>
          <w:rPrChange w:id="207" w:author="Ryan Zhong" w:date="2026-03-01T21:43:00Z" w16du:dateUtc="2026-03-01T10:43:00Z">
            <w:rPr/>
          </w:rPrChange>
        </w:rPr>
      </w:pPr>
      <w:r w:rsidRPr="00C84B4A">
        <w:rPr>
          <w:rFonts w:hint="eastAsia"/>
          <w:color w:val="00B050"/>
          <w:rPrChange w:id="208" w:author="Ryan Zhong" w:date="2026-03-01T21:43:00Z" w16du:dateUtc="2026-03-01T10:43:00Z">
            <w:rPr>
              <w:rFonts w:hint="eastAsia"/>
            </w:rPr>
          </w:rPrChange>
        </w:rPr>
        <w:t>所有罗马军团都被消灭，罗马被敌国占领。</w:t>
      </w:r>
    </w:p>
    <w:p w14:paraId="33A97EF7" w14:textId="77777777" w:rsidR="00445DC2" w:rsidRPr="00C84B4A" w:rsidRDefault="00000000">
      <w:pPr>
        <w:numPr>
          <w:ilvl w:val="0"/>
          <w:numId w:val="6"/>
        </w:numPr>
        <w:rPr>
          <w:color w:val="00B050"/>
          <w:rPrChange w:id="209" w:author="Ryan Zhong" w:date="2026-03-01T21:43:00Z" w16du:dateUtc="2026-03-01T10:43:00Z">
            <w:rPr/>
          </w:rPrChange>
        </w:rPr>
      </w:pPr>
      <w:r w:rsidRPr="00C84B4A">
        <w:rPr>
          <w:rFonts w:hint="eastAsia"/>
          <w:color w:val="00B050"/>
          <w:rPrChange w:id="210" w:author="Ryan Zhong" w:date="2026-03-01T21:43:00Z" w16du:dateUtc="2026-03-01T10:43:00Z">
            <w:rPr>
              <w:rFonts w:hint="eastAsia"/>
            </w:rPr>
          </w:rPrChange>
        </w:rPr>
        <w:t>罗马政府陷入赤字</w:t>
      </w:r>
      <w:r w:rsidRPr="00C84B4A">
        <w:rPr>
          <w:color w:val="00B050"/>
          <w:rPrChange w:id="211" w:author="Ryan Zhong" w:date="2026-03-01T21:43:00Z" w16du:dateUtc="2026-03-01T10:43:00Z">
            <w:rPr/>
          </w:rPrChange>
        </w:rPr>
        <w:t>3</w:t>
      </w:r>
      <w:r w:rsidRPr="00C84B4A">
        <w:rPr>
          <w:rFonts w:hint="eastAsia"/>
          <w:color w:val="00B050"/>
          <w:rPrChange w:id="212" w:author="Ryan Zhong" w:date="2026-03-01T21:43:00Z" w16du:dateUtc="2026-03-01T10:43:00Z">
            <w:rPr>
              <w:rFonts w:hint="eastAsia"/>
            </w:rPr>
          </w:rPrChange>
        </w:rPr>
        <w:t>回合以上，国家破产。</w:t>
      </w:r>
    </w:p>
    <w:p w14:paraId="08789869" w14:textId="77777777" w:rsidR="00445DC2" w:rsidRPr="00C84B4A" w:rsidRDefault="00000000">
      <w:pPr>
        <w:numPr>
          <w:ilvl w:val="0"/>
          <w:numId w:val="6"/>
        </w:numPr>
        <w:rPr>
          <w:color w:val="00B050"/>
          <w:rPrChange w:id="213" w:author="Ryan Zhong" w:date="2026-03-01T21:43:00Z" w16du:dateUtc="2026-03-01T10:43:00Z">
            <w:rPr/>
          </w:rPrChange>
        </w:rPr>
      </w:pPr>
      <w:r w:rsidRPr="00C84B4A">
        <w:rPr>
          <w:rFonts w:hint="eastAsia"/>
          <w:color w:val="00B050"/>
          <w:rPrChange w:id="214" w:author="Ryan Zhong" w:date="2026-03-01T21:43:00Z" w16du:dateUtc="2026-03-01T10:43:00Z">
            <w:rPr>
              <w:rFonts w:hint="eastAsia"/>
            </w:rPr>
          </w:rPrChange>
        </w:rPr>
        <w:t>罗马</w:t>
      </w:r>
      <w:r w:rsidRPr="00C84B4A">
        <w:rPr>
          <w:color w:val="00B050"/>
          <w:rPrChange w:id="215" w:author="Ryan Zhong" w:date="2026-03-01T21:43:00Z" w16du:dateUtc="2026-03-01T10:43:00Z">
            <w:rPr/>
          </w:rPrChange>
        </w:rPr>
        <w:t>50%</w:t>
      </w:r>
      <w:r w:rsidRPr="00C84B4A">
        <w:rPr>
          <w:rFonts w:hint="eastAsia"/>
          <w:color w:val="00B050"/>
          <w:rPrChange w:id="216" w:author="Ryan Zhong" w:date="2026-03-01T21:43:00Z" w16du:dateUtc="2026-03-01T10:43:00Z">
            <w:rPr>
              <w:rFonts w:hint="eastAsia"/>
            </w:rPr>
          </w:rPrChange>
        </w:rPr>
        <w:t>的行政区发生民变动乱，持续</w:t>
      </w:r>
      <w:r w:rsidRPr="00C84B4A">
        <w:rPr>
          <w:color w:val="00B050"/>
          <w:rPrChange w:id="217" w:author="Ryan Zhong" w:date="2026-03-01T21:43:00Z" w16du:dateUtc="2026-03-01T10:43:00Z">
            <w:rPr/>
          </w:rPrChange>
        </w:rPr>
        <w:t>3</w:t>
      </w:r>
      <w:r w:rsidRPr="00C84B4A">
        <w:rPr>
          <w:rFonts w:hint="eastAsia"/>
          <w:color w:val="00B050"/>
          <w:rPrChange w:id="218" w:author="Ryan Zhong" w:date="2026-03-01T21:43:00Z" w16du:dateUtc="2026-03-01T10:43:00Z">
            <w:rPr>
              <w:rFonts w:hint="eastAsia"/>
            </w:rPr>
          </w:rPrChange>
        </w:rPr>
        <w:t>回合以上，政府倒台。</w:t>
      </w:r>
    </w:p>
    <w:p w14:paraId="157B9CFC" w14:textId="77777777" w:rsidR="00445DC2" w:rsidRDefault="00445DC2"/>
    <w:p w14:paraId="424222CC" w14:textId="77777777" w:rsidR="00445DC2" w:rsidRDefault="00445DC2"/>
    <w:p w14:paraId="7E3DCF3C" w14:textId="77777777" w:rsidR="00445DC2" w:rsidRDefault="00000000">
      <w:r>
        <w:t>异常处理与风险机制</w:t>
      </w:r>
    </w:p>
    <w:p w14:paraId="24443CEA" w14:textId="77777777" w:rsidR="00445DC2" w:rsidRDefault="00000000">
      <w:pPr>
        <w:numPr>
          <w:ilvl w:val="0"/>
          <w:numId w:val="7"/>
        </w:numPr>
      </w:pPr>
      <w:r>
        <w:rPr>
          <w:rFonts w:hint="eastAsia"/>
        </w:rPr>
        <w:t>检查</w:t>
      </w:r>
      <w:r>
        <w:t>个人</w:t>
      </w:r>
      <w:r>
        <w:rPr>
          <w:rFonts w:hint="eastAsia"/>
        </w:rPr>
        <w:t>私库财产：</w:t>
      </w:r>
      <w:r>
        <w:t>私库持续赤字</w:t>
      </w:r>
      <w:r>
        <w:t>1</w:t>
      </w:r>
      <w:r>
        <w:t>回合</w:t>
      </w:r>
      <w:r>
        <w:t xml:space="preserve"> → </w:t>
      </w:r>
      <w:r>
        <w:t>人物</w:t>
      </w:r>
      <w:r>
        <w:rPr>
          <w:rFonts w:hint="eastAsia"/>
        </w:rPr>
        <w:t>破产</w:t>
      </w:r>
      <w:r>
        <w:t>从游戏中消失</w:t>
      </w:r>
      <w:r>
        <w:rPr>
          <w:rFonts w:hint="eastAsia"/>
        </w:rPr>
        <w:t>，（平民不涉及）。</w:t>
      </w:r>
    </w:p>
    <w:p w14:paraId="68E1AA42" w14:textId="77777777" w:rsidR="00445DC2" w:rsidRPr="001161CE" w:rsidRDefault="00000000">
      <w:pPr>
        <w:numPr>
          <w:ilvl w:val="0"/>
          <w:numId w:val="7"/>
        </w:numPr>
        <w:rPr>
          <w:color w:val="00B050"/>
          <w:rPrChange w:id="219" w:author="Ryan Zhong" w:date="2026-02-28T15:32:00Z" w16du:dateUtc="2026-02-28T04:32:00Z">
            <w:rPr/>
          </w:rPrChange>
        </w:rPr>
      </w:pPr>
      <w:r w:rsidRPr="001161CE">
        <w:rPr>
          <w:rFonts w:hint="eastAsia"/>
          <w:color w:val="00B050"/>
          <w:rPrChange w:id="220" w:author="Ryan Zhong" w:date="2026-02-28T15:32:00Z" w16du:dateUtc="2026-02-28T04:32:00Z">
            <w:rPr>
              <w:rFonts w:hint="eastAsia"/>
            </w:rPr>
          </w:rPrChange>
        </w:rPr>
        <w:t>检查战争威胁状态，按回合升</w:t>
      </w:r>
      <w:r w:rsidRPr="001161CE">
        <w:rPr>
          <w:color w:val="00B050"/>
          <w:rPrChange w:id="221" w:author="Ryan Zhong" w:date="2026-02-28T15:32:00Z" w16du:dateUtc="2026-02-28T04:32:00Z">
            <w:rPr/>
          </w:rPrChange>
        </w:rPr>
        <w:t>1</w:t>
      </w:r>
      <w:r w:rsidRPr="001161CE">
        <w:rPr>
          <w:rFonts w:hint="eastAsia"/>
          <w:color w:val="00B050"/>
          <w:rPrChange w:id="222" w:author="Ryan Zhong" w:date="2026-02-28T15:32:00Z" w16du:dateUtc="2026-02-28T04:32:00Z">
            <w:rPr>
              <w:rFonts w:hint="eastAsia"/>
            </w:rPr>
          </w:rPrChange>
        </w:rPr>
        <w:t>级；</w:t>
      </w:r>
    </w:p>
    <w:p w14:paraId="344D8A3B" w14:textId="77777777" w:rsidR="00445DC2" w:rsidRPr="001161CE" w:rsidRDefault="00000000">
      <w:pPr>
        <w:numPr>
          <w:ilvl w:val="0"/>
          <w:numId w:val="7"/>
        </w:numPr>
        <w:rPr>
          <w:color w:val="00B050"/>
          <w:rPrChange w:id="223" w:author="Ryan Zhong" w:date="2026-02-28T15:32:00Z" w16du:dateUtc="2026-02-28T04:32:00Z">
            <w:rPr/>
          </w:rPrChange>
        </w:rPr>
      </w:pPr>
      <w:r w:rsidRPr="001161CE">
        <w:rPr>
          <w:rFonts w:hint="eastAsia"/>
          <w:color w:val="00B050"/>
          <w:rPrChange w:id="224" w:author="Ryan Zhong" w:date="2026-02-28T15:32:00Z" w16du:dateUtc="2026-02-28T04:32:00Z">
            <w:rPr>
              <w:rFonts w:hint="eastAsia"/>
            </w:rPr>
          </w:rPrChange>
        </w:rPr>
        <w:t>检查各行省区域民变威胁状态，按回合升</w:t>
      </w:r>
      <w:r w:rsidRPr="001161CE">
        <w:rPr>
          <w:color w:val="00B050"/>
          <w:rPrChange w:id="225" w:author="Ryan Zhong" w:date="2026-02-28T15:32:00Z" w16du:dateUtc="2026-02-28T04:32:00Z">
            <w:rPr/>
          </w:rPrChange>
        </w:rPr>
        <w:t>1</w:t>
      </w:r>
      <w:r w:rsidRPr="001161CE">
        <w:rPr>
          <w:rFonts w:hint="eastAsia"/>
          <w:color w:val="00B050"/>
          <w:rPrChange w:id="226" w:author="Ryan Zhong" w:date="2026-02-28T15:32:00Z" w16du:dateUtc="2026-02-28T04:32:00Z">
            <w:rPr>
              <w:rFonts w:hint="eastAsia"/>
            </w:rPr>
          </w:rPrChange>
        </w:rPr>
        <w:t>级；</w:t>
      </w:r>
    </w:p>
    <w:p w14:paraId="1DBCD4A0" w14:textId="77777777" w:rsidR="00445DC2" w:rsidRDefault="00000000">
      <w:pPr>
        <w:numPr>
          <w:ilvl w:val="0"/>
          <w:numId w:val="7"/>
        </w:numPr>
      </w:pPr>
      <w:r>
        <w:t>事件冲击：天灾、</w:t>
      </w:r>
      <w:r>
        <w:rPr>
          <w:rFonts w:hint="eastAsia"/>
        </w:rPr>
        <w:t>民变，战争</w:t>
      </w:r>
      <w:r>
        <w:t>可导致土地产出锐减，</w:t>
      </w:r>
      <w:r>
        <w:rPr>
          <w:rFonts w:hint="eastAsia"/>
        </w:rPr>
        <w:t>但</w:t>
      </w:r>
      <w:r>
        <w:t>运营开销</w:t>
      </w:r>
      <w:r>
        <w:rPr>
          <w:rFonts w:hint="eastAsia"/>
        </w:rPr>
        <w:t>增加</w:t>
      </w:r>
      <w:r>
        <w:t>，加剧财政压力。</w:t>
      </w:r>
    </w:p>
    <w:p w14:paraId="7035B3C5" w14:textId="77777777" w:rsidR="00445DC2" w:rsidRDefault="00445DC2"/>
    <w:p w14:paraId="573E8EDE" w14:textId="77777777" w:rsidR="00445DC2" w:rsidRDefault="00000000">
      <w:r>
        <w:t>十、版本说明</w:t>
      </w:r>
    </w:p>
    <w:p w14:paraId="15FBAFB2" w14:textId="77777777" w:rsidR="00445DC2" w:rsidRDefault="00000000">
      <w:r>
        <w:t>本说明书基于</w:t>
      </w:r>
      <w:r>
        <w:t xml:space="preserve"> MVP 0.4.6 </w:t>
      </w:r>
      <w:r>
        <w:t>基线代码，严格遵循</w:t>
      </w:r>
      <w:r>
        <w:t xml:space="preserve"> “</w:t>
      </w:r>
      <w:r>
        <w:t>影响力</w:t>
      </w:r>
      <w:r>
        <w:t xml:space="preserve"> - </w:t>
      </w:r>
      <w:r>
        <w:t>金钱</w:t>
      </w:r>
      <w:r>
        <w:t xml:space="preserve"> - </w:t>
      </w:r>
      <w:r>
        <w:t>土地</w:t>
      </w:r>
      <w:r>
        <w:t xml:space="preserve">” </w:t>
      </w:r>
      <w:r>
        <w:t>核心闭环；</w:t>
      </w:r>
    </w:p>
    <w:p w14:paraId="738FF95B" w14:textId="77777777" w:rsidR="00445DC2" w:rsidRDefault="00000000">
      <w:r>
        <w:t>所有机制均为桌游友好型，支持</w:t>
      </w:r>
      <w:r>
        <w:t xml:space="preserve"> 3-6 </w:t>
      </w:r>
      <w:r>
        <w:t>派系真人玩家博弈，无需</w:t>
      </w:r>
      <w:r>
        <w:t xml:space="preserve"> AI </w:t>
      </w:r>
      <w:r>
        <w:t>即可实现完整策略体验；</w:t>
      </w:r>
    </w:p>
    <w:p w14:paraId="755E1303" w14:textId="77777777" w:rsidR="00445DC2" w:rsidRDefault="00000000">
      <w:r>
        <w:t>后续将补充军事</w:t>
      </w:r>
      <w:r>
        <w:t xml:space="preserve"> / </w:t>
      </w:r>
      <w:r>
        <w:t>战争、胜利</w:t>
      </w:r>
      <w:r>
        <w:t xml:space="preserve"> / </w:t>
      </w:r>
      <w:r>
        <w:t>失败条件等环节，逐步迭代至</w:t>
      </w:r>
      <w:r>
        <w:t xml:space="preserve"> MVP 1.0</w:t>
      </w:r>
      <w:r>
        <w:t>。</w:t>
      </w:r>
    </w:p>
    <w:p w14:paraId="350C5D24" w14:textId="77777777" w:rsidR="00445DC2" w:rsidRDefault="00445DC2">
      <w:pPr>
        <w:rPr>
          <w:ins w:id="227" w:author="Ryan Zhong" w:date="2026-03-02T20:05:00Z" w16du:dateUtc="2026-03-02T09:05:00Z"/>
        </w:rPr>
      </w:pPr>
    </w:p>
    <w:p w14:paraId="01EDF821" w14:textId="77777777" w:rsidR="00656040" w:rsidRDefault="00656040" w:rsidP="00656040">
      <w:pPr>
        <w:pStyle w:val="Heading2"/>
      </w:pPr>
      <w:r>
        <w:rPr>
          <w:rFonts w:hint="eastAsia"/>
        </w:rPr>
        <w:t>MVP 1.0</w:t>
      </w:r>
      <w:r>
        <w:rPr>
          <w:rFonts w:hint="eastAsia"/>
        </w:rPr>
        <w:t>待完成功能：</w:t>
      </w:r>
    </w:p>
    <w:p w14:paraId="2154BE4A" w14:textId="77777777" w:rsidR="00656040" w:rsidRDefault="00656040" w:rsidP="00656040"/>
    <w:p w14:paraId="4B14EE7B" w14:textId="77777777" w:rsidR="00656040" w:rsidRDefault="00656040" w:rsidP="00656040">
      <w:pPr>
        <w:pStyle w:val="Heading3"/>
      </w:pPr>
      <w:r>
        <w:rPr>
          <w:rFonts w:hint="eastAsia"/>
        </w:rPr>
        <w:lastRenderedPageBreak/>
        <w:t>政治功能：</w:t>
      </w:r>
    </w:p>
    <w:p w14:paraId="7D0DCE1B" w14:textId="77777777" w:rsidR="00656040" w:rsidRDefault="00656040" w:rsidP="00656040">
      <w:pPr>
        <w:pStyle w:val="ListParagraph"/>
        <w:numPr>
          <w:ilvl w:val="0"/>
          <w:numId w:val="9"/>
        </w:numPr>
        <w:ind w:firstLineChars="0"/>
      </w:pPr>
      <w:r>
        <w:rPr>
          <w:rFonts w:hint="eastAsia"/>
        </w:rPr>
        <w:t>行省总督任命</w:t>
      </w:r>
    </w:p>
    <w:p w14:paraId="15A8D174" w14:textId="77777777" w:rsidR="00656040" w:rsidRDefault="00656040" w:rsidP="00656040">
      <w:pPr>
        <w:pStyle w:val="ListParagraph"/>
        <w:numPr>
          <w:ilvl w:val="0"/>
          <w:numId w:val="9"/>
        </w:numPr>
        <w:ind w:firstLineChars="0"/>
      </w:pPr>
      <w:r>
        <w:rPr>
          <w:rFonts w:hint="eastAsia"/>
        </w:rPr>
        <w:t>腐败机制</w:t>
      </w:r>
    </w:p>
    <w:p w14:paraId="08781B7F" w14:textId="77777777" w:rsidR="00656040" w:rsidRDefault="00656040" w:rsidP="00656040">
      <w:pPr>
        <w:pStyle w:val="ListParagraph"/>
        <w:numPr>
          <w:ilvl w:val="0"/>
          <w:numId w:val="9"/>
        </w:numPr>
        <w:ind w:firstLineChars="0"/>
      </w:pPr>
      <w:r>
        <w:rPr>
          <w:rFonts w:hint="eastAsia"/>
        </w:rPr>
        <w:t>监察官起诉与审判</w:t>
      </w:r>
    </w:p>
    <w:p w14:paraId="02C38E23" w14:textId="77777777" w:rsidR="00656040" w:rsidRDefault="00656040" w:rsidP="00656040">
      <w:pPr>
        <w:pStyle w:val="ListParagraph"/>
        <w:numPr>
          <w:ilvl w:val="0"/>
          <w:numId w:val="9"/>
        </w:numPr>
        <w:ind w:firstLineChars="0"/>
      </w:pPr>
      <w:r>
        <w:rPr>
          <w:rFonts w:hint="eastAsia"/>
        </w:rPr>
        <w:t>收买人物：可以收买其他派系的人物，算法待定</w:t>
      </w:r>
    </w:p>
    <w:p w14:paraId="233094A1" w14:textId="77777777" w:rsidR="00656040" w:rsidRDefault="00656040" w:rsidP="00656040">
      <w:pPr>
        <w:pStyle w:val="ListParagraph"/>
        <w:numPr>
          <w:ilvl w:val="0"/>
          <w:numId w:val="9"/>
        </w:numPr>
        <w:ind w:firstLineChars="0"/>
      </w:pPr>
      <w:r>
        <w:rPr>
          <w:rFonts w:hint="eastAsia"/>
        </w:rPr>
        <w:t>派系资金：用于元老院阶段收买（玩家控制交易）</w:t>
      </w:r>
    </w:p>
    <w:p w14:paraId="6C76CC20" w14:textId="3ECF6E14" w:rsidR="00CD6776" w:rsidRDefault="00CD6776" w:rsidP="00656040">
      <w:pPr>
        <w:pStyle w:val="ListParagraph"/>
        <w:numPr>
          <w:ilvl w:val="0"/>
          <w:numId w:val="9"/>
        </w:numPr>
        <w:ind w:firstLineChars="0"/>
      </w:pPr>
      <w:r>
        <w:rPr>
          <w:rFonts w:hint="eastAsia"/>
        </w:rPr>
        <w:t>竞选承诺奖励与不兑现惩罚</w:t>
      </w:r>
    </w:p>
    <w:p w14:paraId="19C2BC02" w14:textId="77777777" w:rsidR="00656040" w:rsidRDefault="00656040" w:rsidP="00656040"/>
    <w:p w14:paraId="5EB36933" w14:textId="77777777" w:rsidR="00656040" w:rsidRDefault="00656040" w:rsidP="00656040">
      <w:pPr>
        <w:pStyle w:val="Heading3"/>
      </w:pPr>
      <w:r>
        <w:rPr>
          <w:rFonts w:hint="eastAsia"/>
        </w:rPr>
        <w:t>军事功能：</w:t>
      </w:r>
    </w:p>
    <w:p w14:paraId="23D7A684" w14:textId="77777777" w:rsidR="00656040" w:rsidRDefault="00656040" w:rsidP="00656040">
      <w:pPr>
        <w:pStyle w:val="ListParagraph"/>
        <w:numPr>
          <w:ilvl w:val="0"/>
          <w:numId w:val="10"/>
        </w:numPr>
        <w:ind w:firstLineChars="0"/>
      </w:pPr>
      <w:r>
        <w:rPr>
          <w:rFonts w:hint="eastAsia"/>
        </w:rPr>
        <w:t>谈判与合约：执政官可以在</w:t>
      </w:r>
      <w:r>
        <w:rPr>
          <w:rFonts w:hint="eastAsia"/>
        </w:rPr>
        <w:t>c</w:t>
      </w:r>
      <w:r>
        <w:rPr>
          <w:rFonts w:hint="eastAsia"/>
        </w:rPr>
        <w:t>阶段和敌人达成停战协议，在下回合</w:t>
      </w:r>
      <w:r>
        <w:rPr>
          <w:rFonts w:hint="eastAsia"/>
        </w:rPr>
        <w:t>s</w:t>
      </w:r>
      <w:r>
        <w:rPr>
          <w:rFonts w:hint="eastAsia"/>
        </w:rPr>
        <w:t>阶段提交给元老院批准；</w:t>
      </w:r>
    </w:p>
    <w:p w14:paraId="231BD964" w14:textId="77777777" w:rsidR="00656040" w:rsidRDefault="00656040" w:rsidP="00656040">
      <w:pPr>
        <w:pStyle w:val="ListParagraph"/>
        <w:numPr>
          <w:ilvl w:val="0"/>
          <w:numId w:val="10"/>
        </w:numPr>
        <w:ind w:firstLineChars="0"/>
      </w:pPr>
      <w:r>
        <w:rPr>
          <w:rFonts w:hint="eastAsia"/>
        </w:rPr>
        <w:t>行省扩张：给每一场战争增加一个行省字段，如果赢得战争，就可以扩张新的行省</w:t>
      </w:r>
    </w:p>
    <w:p w14:paraId="7E6F9715" w14:textId="77777777" w:rsidR="00656040" w:rsidRDefault="00656040" w:rsidP="00656040">
      <w:pPr>
        <w:pStyle w:val="ListParagraph"/>
        <w:numPr>
          <w:ilvl w:val="0"/>
          <w:numId w:val="10"/>
        </w:numPr>
        <w:ind w:firstLineChars="0"/>
      </w:pPr>
      <w:r>
        <w:rPr>
          <w:rFonts w:hint="eastAsia"/>
        </w:rPr>
        <w:t>战争赔款：给每场战争设定一个赔款额和年限，如果赢得战争，就可以持续的获得赔款</w:t>
      </w:r>
    </w:p>
    <w:p w14:paraId="1A0404F4" w14:textId="77777777" w:rsidR="00656040" w:rsidRDefault="00656040" w:rsidP="00656040">
      <w:pPr>
        <w:pStyle w:val="ListParagraph"/>
        <w:numPr>
          <w:ilvl w:val="0"/>
          <w:numId w:val="10"/>
        </w:numPr>
        <w:ind w:firstLineChars="0"/>
      </w:pPr>
      <w:r>
        <w:rPr>
          <w:rFonts w:hint="eastAsia"/>
        </w:rPr>
        <w:t>海军系统：增加海战，罗马需要建造舰队，陆军需要和海军共同行动来渡海作战。海战失败，陆军全军覆灭。海战获胜，陆军才可以登陆进行陆战。海军是入侵的关键。</w:t>
      </w:r>
    </w:p>
    <w:p w14:paraId="273ED617" w14:textId="77777777" w:rsidR="00656040" w:rsidRDefault="00656040" w:rsidP="00656040"/>
    <w:p w14:paraId="30A7F4D7" w14:textId="77777777" w:rsidR="00656040" w:rsidRDefault="00656040" w:rsidP="00656040">
      <w:pPr>
        <w:pStyle w:val="Heading3"/>
      </w:pPr>
      <w:r>
        <w:rPr>
          <w:rFonts w:hint="eastAsia"/>
        </w:rPr>
        <w:t>经济功能：</w:t>
      </w:r>
    </w:p>
    <w:p w14:paraId="3668B6B2" w14:textId="77777777" w:rsidR="00656040" w:rsidRDefault="00656040" w:rsidP="00656040">
      <w:pPr>
        <w:pStyle w:val="ListParagraph"/>
        <w:numPr>
          <w:ilvl w:val="0"/>
          <w:numId w:val="11"/>
        </w:numPr>
        <w:ind w:firstLineChars="0"/>
      </w:pPr>
      <w:r>
        <w:rPr>
          <w:rFonts w:hint="eastAsia"/>
        </w:rPr>
        <w:t>国库运营费：按照领土面积价值的百分比分摊运营费。</w:t>
      </w:r>
    </w:p>
    <w:p w14:paraId="6A35954A" w14:textId="77777777" w:rsidR="00656040" w:rsidRDefault="00656040" w:rsidP="00656040">
      <w:pPr>
        <w:pStyle w:val="ListParagraph"/>
        <w:numPr>
          <w:ilvl w:val="0"/>
          <w:numId w:val="11"/>
        </w:numPr>
        <w:ind w:firstLineChars="0"/>
      </w:pPr>
      <w:r>
        <w:rPr>
          <w:rFonts w:hint="eastAsia"/>
        </w:rPr>
        <w:t>包税权利润：简化包税商的征税额，按照竞标价</w:t>
      </w:r>
      <w:r>
        <w:rPr>
          <w:rFonts w:hint="eastAsia"/>
        </w:rPr>
        <w:t>+</w:t>
      </w:r>
      <w:r>
        <w:rPr>
          <w:rFonts w:hint="eastAsia"/>
        </w:rPr>
        <w:t>随机的利润率得到征税额；用这个增税额和行省的正常税收基线相比，高于基线就会导致民变；低于基线就会回调民变等级，直到</w:t>
      </w:r>
      <w:r>
        <w:rPr>
          <w:rFonts w:hint="eastAsia"/>
        </w:rPr>
        <w:t>0.</w:t>
      </w:r>
    </w:p>
    <w:p w14:paraId="24AD34CA" w14:textId="77777777" w:rsidR="00656040" w:rsidRDefault="00656040" w:rsidP="00656040">
      <w:pPr>
        <w:pStyle w:val="ListParagraph"/>
        <w:numPr>
          <w:ilvl w:val="0"/>
          <w:numId w:val="11"/>
        </w:numPr>
        <w:ind w:firstLineChars="0"/>
      </w:pPr>
      <w:r>
        <w:rPr>
          <w:rFonts w:hint="eastAsia"/>
        </w:rPr>
        <w:lastRenderedPageBreak/>
        <w:t>骑士进阶元老：骑士购买土地后，就可以参加公职竞选财务官；当选后成为元老；骑士必须关闭所有合同后，才能参选；</w:t>
      </w:r>
    </w:p>
    <w:p w14:paraId="23CEFB5B" w14:textId="77777777" w:rsidR="00656040" w:rsidRDefault="00656040" w:rsidP="00656040">
      <w:pPr>
        <w:pStyle w:val="ListParagraph"/>
        <w:numPr>
          <w:ilvl w:val="0"/>
          <w:numId w:val="11"/>
        </w:numPr>
        <w:ind w:firstLineChars="0"/>
      </w:pPr>
      <w:r>
        <w:rPr>
          <w:rFonts w:hint="eastAsia"/>
        </w:rPr>
        <w:t>行省起义：行省民变等级达到</w:t>
      </w:r>
      <w:r>
        <w:rPr>
          <w:rFonts w:hint="eastAsia"/>
        </w:rPr>
        <w:t>3</w:t>
      </w:r>
      <w:r>
        <w:rPr>
          <w:rFonts w:hint="eastAsia"/>
        </w:rPr>
        <w:t>后，在本回合的决算阶段就会变成暴动（激活的小规模战争），需要元老院派兵镇压。</w:t>
      </w:r>
    </w:p>
    <w:p w14:paraId="568DA0F5" w14:textId="77777777" w:rsidR="00656040" w:rsidRDefault="00656040" w:rsidP="00656040">
      <w:pPr>
        <w:pStyle w:val="ListParagraph"/>
        <w:numPr>
          <w:ilvl w:val="0"/>
          <w:numId w:val="11"/>
        </w:numPr>
        <w:ind w:firstLineChars="0"/>
      </w:pPr>
      <w:r>
        <w:rPr>
          <w:rFonts w:hint="eastAsia"/>
        </w:rPr>
        <w:t>工程质保：每个合同增加标准质保期，实际质保期根据实际交付成本和基线交付成本的比值打折扣。实际质保期如果比标准质保期少，则新工程不会立刻触发；期间发生天灾将受到全面伤害值；</w:t>
      </w:r>
    </w:p>
    <w:p w14:paraId="1264BB1C" w14:textId="77777777" w:rsidR="00656040" w:rsidRDefault="00656040" w:rsidP="00656040">
      <w:pPr>
        <w:pStyle w:val="ListParagraph"/>
        <w:numPr>
          <w:ilvl w:val="0"/>
          <w:numId w:val="11"/>
        </w:numPr>
        <w:ind w:firstLineChars="0"/>
      </w:pPr>
      <w:r>
        <w:rPr>
          <w:rFonts w:hint="eastAsia"/>
        </w:rPr>
        <w:t>合同违法诉讼：和审判总督不同，这类案件在公民大会通过陪审员制度审判（投票）</w:t>
      </w:r>
    </w:p>
    <w:p w14:paraId="687D08FF" w14:textId="10B69277" w:rsidR="00656040" w:rsidRDefault="00656040" w:rsidP="00656040">
      <w:pPr>
        <w:pStyle w:val="ListParagraph"/>
        <w:numPr>
          <w:ilvl w:val="0"/>
          <w:numId w:val="11"/>
        </w:numPr>
        <w:ind w:firstLineChars="0"/>
      </w:pPr>
      <w:r>
        <w:rPr>
          <w:rFonts w:hint="eastAsia"/>
        </w:rPr>
        <w:t>工程类型细分：行省</w:t>
      </w:r>
      <w:r>
        <w:rPr>
          <w:rFonts w:hint="eastAsia"/>
        </w:rPr>
        <w:t>+</w:t>
      </w:r>
      <w:r>
        <w:rPr>
          <w:rFonts w:hint="eastAsia"/>
        </w:rPr>
        <w:t>设施（医院，桥梁，道路，水渠）</w:t>
      </w:r>
    </w:p>
    <w:p w14:paraId="3D6AEE6C" w14:textId="77777777" w:rsidR="00656040" w:rsidRDefault="00656040" w:rsidP="00656040"/>
    <w:p w14:paraId="4A49897D" w14:textId="77777777" w:rsidR="00656040" w:rsidRDefault="00656040" w:rsidP="00656040">
      <w:pPr>
        <w:pStyle w:val="Heading3"/>
      </w:pPr>
      <w:r>
        <w:rPr>
          <w:rFonts w:hint="eastAsia"/>
        </w:rPr>
        <w:t>宗教功能：</w:t>
      </w:r>
    </w:p>
    <w:p w14:paraId="022C5B9A" w14:textId="77777777" w:rsidR="00656040" w:rsidRDefault="00656040" w:rsidP="00656040">
      <w:pPr>
        <w:pStyle w:val="ListParagraph"/>
        <w:numPr>
          <w:ilvl w:val="0"/>
          <w:numId w:val="12"/>
        </w:numPr>
        <w:ind w:firstLineChars="0"/>
      </w:pPr>
      <w:r>
        <w:rPr>
          <w:rFonts w:hint="eastAsia"/>
        </w:rPr>
        <w:t>丰调雨顺（行省）：</w:t>
      </w:r>
    </w:p>
    <w:p w14:paraId="7AC2D897" w14:textId="77777777" w:rsidR="00656040" w:rsidRDefault="00656040" w:rsidP="00656040">
      <w:pPr>
        <w:pStyle w:val="ListParagraph"/>
        <w:numPr>
          <w:ilvl w:val="0"/>
          <w:numId w:val="12"/>
        </w:numPr>
        <w:ind w:firstLineChars="0"/>
      </w:pPr>
      <w:r>
        <w:rPr>
          <w:rFonts w:hint="eastAsia"/>
        </w:rPr>
        <w:t>国泰民安（全国）：</w:t>
      </w:r>
    </w:p>
    <w:p w14:paraId="1FFC1B29" w14:textId="77777777" w:rsidR="00656040" w:rsidRDefault="00656040" w:rsidP="00656040">
      <w:pPr>
        <w:pStyle w:val="ListParagraph"/>
        <w:numPr>
          <w:ilvl w:val="0"/>
          <w:numId w:val="12"/>
        </w:numPr>
        <w:ind w:firstLineChars="0"/>
      </w:pPr>
      <w:r>
        <w:rPr>
          <w:rFonts w:hint="eastAsia"/>
        </w:rPr>
        <w:t>天降猛男（罗马）：超强历史人物，费边，西庇阿，保卢斯，格拉古兄弟，马略，苏拉，庞贝，克拉苏，西塞罗，凯撒，安东尼，奥古斯都。</w:t>
      </w:r>
    </w:p>
    <w:p w14:paraId="25AAB981" w14:textId="77777777" w:rsidR="00656040" w:rsidRDefault="00656040" w:rsidP="00656040">
      <w:pPr>
        <w:pStyle w:val="ListParagraph"/>
        <w:numPr>
          <w:ilvl w:val="0"/>
          <w:numId w:val="12"/>
        </w:numPr>
        <w:ind w:firstLineChars="0"/>
      </w:pPr>
      <w:r>
        <w:rPr>
          <w:rFonts w:hint="eastAsia"/>
        </w:rPr>
        <w:t>无妄天灾（行省）：瘟疫（医院），洪水（桥梁），地震（道路），干旱（水渠），</w:t>
      </w:r>
    </w:p>
    <w:p w14:paraId="219B59E4" w14:textId="77777777" w:rsidR="00656040" w:rsidRDefault="00656040" w:rsidP="00656040"/>
    <w:p w14:paraId="5FD43301" w14:textId="77777777" w:rsidR="00656040" w:rsidRDefault="00656040" w:rsidP="00656040"/>
    <w:p w14:paraId="6AB58986" w14:textId="77777777" w:rsidR="00656040" w:rsidRDefault="00656040" w:rsidP="00656040">
      <w:pPr>
        <w:pStyle w:val="Heading3"/>
      </w:pPr>
      <w:r>
        <w:rPr>
          <w:rFonts w:hint="eastAsia"/>
        </w:rPr>
        <w:t>人物关系：</w:t>
      </w:r>
    </w:p>
    <w:p w14:paraId="5169C38D" w14:textId="77777777" w:rsidR="00656040" w:rsidRDefault="00656040" w:rsidP="009D73B9">
      <w:pPr>
        <w:pStyle w:val="ListParagraph"/>
        <w:numPr>
          <w:ilvl w:val="0"/>
          <w:numId w:val="13"/>
        </w:numPr>
        <w:ind w:firstLineChars="0"/>
      </w:pPr>
      <w:r>
        <w:rPr>
          <w:rFonts w:hint="eastAsia"/>
        </w:rPr>
        <w:t>忠诚度：决定是否会被收买；同时决定了人物顺从度（执行派系指令的遵从度）</w:t>
      </w:r>
    </w:p>
    <w:p w14:paraId="617FEB50" w14:textId="77777777" w:rsidR="00656040" w:rsidRDefault="00656040" w:rsidP="009D73B9">
      <w:pPr>
        <w:pStyle w:val="ListParagraph"/>
        <w:numPr>
          <w:ilvl w:val="0"/>
          <w:numId w:val="13"/>
        </w:numPr>
        <w:ind w:firstLineChars="0"/>
      </w:pPr>
      <w:r>
        <w:rPr>
          <w:rFonts w:hint="eastAsia"/>
        </w:rPr>
        <w:t>经验值：决定人物效果（演讲，经营，战斗，道德）</w:t>
      </w:r>
    </w:p>
    <w:p w14:paraId="037335E8" w14:textId="77777777" w:rsidR="00656040" w:rsidRDefault="00656040" w:rsidP="00656040"/>
    <w:p w14:paraId="75E7B096" w14:textId="77777777" w:rsidR="00656040" w:rsidRDefault="00656040" w:rsidP="00656040">
      <w:pPr>
        <w:pStyle w:val="Heading3"/>
      </w:pPr>
      <w:r>
        <w:rPr>
          <w:rFonts w:hint="eastAsia"/>
        </w:rPr>
        <w:lastRenderedPageBreak/>
        <w:t>系统功能：</w:t>
      </w:r>
    </w:p>
    <w:p w14:paraId="546E6A3E" w14:textId="77777777" w:rsidR="00656040" w:rsidRDefault="00656040" w:rsidP="009D73B9">
      <w:pPr>
        <w:pStyle w:val="ListParagraph"/>
        <w:numPr>
          <w:ilvl w:val="0"/>
          <w:numId w:val="14"/>
        </w:numPr>
        <w:ind w:firstLineChars="0"/>
      </w:pPr>
      <w:r>
        <w:rPr>
          <w:rFonts w:hint="eastAsia"/>
        </w:rPr>
        <w:t>状态查询：</w:t>
      </w:r>
    </w:p>
    <w:p w14:paraId="2AEEC130" w14:textId="77777777" w:rsidR="00656040" w:rsidRDefault="00656040" w:rsidP="009D73B9">
      <w:pPr>
        <w:pStyle w:val="ListParagraph"/>
        <w:numPr>
          <w:ilvl w:val="0"/>
          <w:numId w:val="14"/>
        </w:numPr>
        <w:ind w:firstLineChars="0"/>
      </w:pPr>
      <w:r>
        <w:rPr>
          <w:rFonts w:hint="eastAsia"/>
        </w:rPr>
        <w:t>游戏配置：</w:t>
      </w:r>
    </w:p>
    <w:p w14:paraId="24762129" w14:textId="77777777" w:rsidR="00656040" w:rsidRDefault="00656040" w:rsidP="009D73B9">
      <w:pPr>
        <w:pStyle w:val="ListParagraph"/>
        <w:numPr>
          <w:ilvl w:val="0"/>
          <w:numId w:val="14"/>
        </w:numPr>
        <w:ind w:firstLineChars="0"/>
      </w:pPr>
      <w:r>
        <w:rPr>
          <w:rFonts w:hint="eastAsia"/>
        </w:rPr>
        <w:t>存档</w:t>
      </w:r>
      <w:r>
        <w:rPr>
          <w:rFonts w:hint="eastAsia"/>
        </w:rPr>
        <w:t>/</w:t>
      </w:r>
      <w:r>
        <w:rPr>
          <w:rFonts w:hint="eastAsia"/>
        </w:rPr>
        <w:t>读档：</w:t>
      </w:r>
    </w:p>
    <w:p w14:paraId="62E2E9C0" w14:textId="77777777" w:rsidR="00656040" w:rsidRDefault="00656040" w:rsidP="009D73B9">
      <w:pPr>
        <w:pStyle w:val="ListParagraph"/>
        <w:numPr>
          <w:ilvl w:val="0"/>
          <w:numId w:val="14"/>
        </w:numPr>
        <w:ind w:firstLineChars="0"/>
      </w:pPr>
      <w:r>
        <w:rPr>
          <w:rFonts w:hint="eastAsia"/>
        </w:rPr>
        <w:t>多玩家支持：</w:t>
      </w:r>
    </w:p>
    <w:p w14:paraId="362E4C02" w14:textId="77777777" w:rsidR="00656040" w:rsidRDefault="00656040" w:rsidP="009D73B9">
      <w:pPr>
        <w:pStyle w:val="ListParagraph"/>
        <w:numPr>
          <w:ilvl w:val="0"/>
          <w:numId w:val="14"/>
        </w:numPr>
        <w:ind w:firstLineChars="0"/>
      </w:pPr>
      <w:r>
        <w:rPr>
          <w:rFonts w:hint="eastAsia"/>
        </w:rPr>
        <w:t>数值平衡</w:t>
      </w:r>
    </w:p>
    <w:p w14:paraId="54A58CDB" w14:textId="2926B9BA" w:rsidR="00656040" w:rsidRDefault="00656040" w:rsidP="009D73B9">
      <w:pPr>
        <w:pStyle w:val="ListParagraph"/>
        <w:numPr>
          <w:ilvl w:val="0"/>
          <w:numId w:val="14"/>
        </w:numPr>
        <w:ind w:firstLineChars="0"/>
      </w:pPr>
      <w:r>
        <w:rPr>
          <w:rFonts w:hint="eastAsia"/>
        </w:rPr>
        <w:t>GUI</w:t>
      </w:r>
      <w:r>
        <w:rPr>
          <w:rFonts w:hint="eastAsia"/>
        </w:rPr>
        <w:t>界面</w:t>
      </w:r>
    </w:p>
    <w:p w14:paraId="365DFC14" w14:textId="77777777" w:rsidR="00445DC2" w:rsidRDefault="00445DC2"/>
    <w:p w14:paraId="4E9C687A" w14:textId="6E9A31D2" w:rsidR="00445DC2" w:rsidRDefault="00917D43">
      <w:r>
        <w:rPr>
          <w:rFonts w:hint="eastAsia"/>
        </w:rPr>
        <w:t>DS</w:t>
      </w:r>
      <w:r>
        <w:rPr>
          <w:rFonts w:hint="eastAsia"/>
        </w:rPr>
        <w:t>版本</w:t>
      </w:r>
    </w:p>
    <w:p w14:paraId="7E758EC8" w14:textId="77777777" w:rsidR="00917D43" w:rsidRDefault="00917D43"/>
    <w:p w14:paraId="1DC1508F" w14:textId="77777777" w:rsidR="00917D43" w:rsidRPr="00917D43" w:rsidRDefault="00917D43" w:rsidP="00917D43">
      <w:pPr>
        <w:rPr>
          <w:b/>
          <w:bCs/>
          <w:lang w:val="en-AU"/>
        </w:rPr>
      </w:pPr>
      <w:r w:rsidRPr="00917D43">
        <w:rPr>
          <w:b/>
          <w:bCs/>
          <w:lang w:val="en-AU"/>
        </w:rPr>
        <w:t xml:space="preserve">MVP 1.0 </w:t>
      </w:r>
      <w:r w:rsidRPr="00917D43">
        <w:rPr>
          <w:b/>
          <w:bCs/>
          <w:lang w:val="en-AU"/>
        </w:rPr>
        <w:t>待完成功能任务清单（按模块分类）</w:t>
      </w:r>
    </w:p>
    <w:p w14:paraId="1C3C388C" w14:textId="77777777" w:rsidR="00917D43" w:rsidRPr="00917D43" w:rsidRDefault="00917D43" w:rsidP="00917D43">
      <w:pPr>
        <w:rPr>
          <w:lang w:val="en-AU"/>
        </w:rPr>
      </w:pPr>
      <w:r w:rsidRPr="00917D43">
        <w:rPr>
          <w:lang w:val="en-AU"/>
        </w:rPr>
        <w:t>本清单整合了《罗马鹰旗游戏功能说明书》、《详细功能规格说明书》以及近期补充需求，明确了</w:t>
      </w:r>
      <w:r w:rsidRPr="00917D43">
        <w:rPr>
          <w:lang w:val="en-AU"/>
        </w:rPr>
        <w:t xml:space="preserve"> MVP 1.0 </w:t>
      </w:r>
      <w:r w:rsidRPr="00917D43">
        <w:rPr>
          <w:lang w:val="en-AU"/>
        </w:rPr>
        <w:t>版本需实现的核心功能。每个任务标注了优先级（</w:t>
      </w:r>
      <w:r w:rsidRPr="00917D43">
        <w:rPr>
          <w:lang w:val="en-AU"/>
        </w:rPr>
        <w:t xml:space="preserve">P0 </w:t>
      </w:r>
      <w:r w:rsidRPr="00917D43">
        <w:rPr>
          <w:lang w:val="en-AU"/>
        </w:rPr>
        <w:t>最高，</w:t>
      </w:r>
      <w:r w:rsidRPr="00917D43">
        <w:rPr>
          <w:lang w:val="en-AU"/>
        </w:rPr>
        <w:t xml:space="preserve">P2 </w:t>
      </w:r>
      <w:r w:rsidRPr="00917D43">
        <w:rPr>
          <w:lang w:val="en-AU"/>
        </w:rPr>
        <w:t>最低），供后续迭代参考。</w:t>
      </w:r>
    </w:p>
    <w:p w14:paraId="4D5207FC" w14:textId="77777777" w:rsidR="00917D43" w:rsidRPr="00917D43" w:rsidRDefault="00000000" w:rsidP="00917D43">
      <w:pPr>
        <w:rPr>
          <w:lang w:val="en-AU"/>
        </w:rPr>
      </w:pPr>
      <w:r>
        <w:rPr>
          <w:lang w:val="en-AU"/>
        </w:rPr>
        <w:pict w14:anchorId="673C5293">
          <v:rect id="_x0000_i1025" style="width:0;height:.75pt" o:hralign="center" o:hrstd="t" o:hr="t" fillcolor="#a0a0a0" stroked="f"/>
        </w:pict>
      </w:r>
    </w:p>
    <w:p w14:paraId="5F092011" w14:textId="77777777" w:rsidR="00917D43" w:rsidRPr="00917D43" w:rsidRDefault="00917D43" w:rsidP="00917D43">
      <w:pPr>
        <w:rPr>
          <w:b/>
          <w:bCs/>
          <w:lang w:val="en-AU"/>
        </w:rPr>
      </w:pPr>
      <w:r w:rsidRPr="00917D43">
        <w:rPr>
          <w:b/>
          <w:bCs/>
          <w:lang w:val="en-AU"/>
        </w:rPr>
        <w:t>一、政治功能</w:t>
      </w:r>
    </w:p>
    <w:tbl>
      <w:tblPr>
        <w:tblW w:w="8505" w:type="dxa"/>
        <w:tblCellMar>
          <w:top w:w="15" w:type="dxa"/>
          <w:left w:w="15" w:type="dxa"/>
          <w:bottom w:w="15" w:type="dxa"/>
          <w:right w:w="15" w:type="dxa"/>
        </w:tblCellMar>
        <w:tblLook w:val="04A0" w:firstRow="1" w:lastRow="0" w:firstColumn="1" w:lastColumn="0" w:noHBand="0" w:noVBand="1"/>
      </w:tblPr>
      <w:tblGrid>
        <w:gridCol w:w="1858"/>
        <w:gridCol w:w="5088"/>
        <w:gridCol w:w="1559"/>
      </w:tblGrid>
      <w:tr w:rsidR="00917D43" w:rsidRPr="00917D43" w14:paraId="0C367A62" w14:textId="77777777" w:rsidTr="00EE49B8">
        <w:trPr>
          <w:tblHeader/>
        </w:trPr>
        <w:tc>
          <w:tcPr>
            <w:tcW w:w="0" w:type="auto"/>
            <w:tcBorders>
              <w:top w:val="nil"/>
            </w:tcBorders>
            <w:tcMar>
              <w:top w:w="150" w:type="dxa"/>
              <w:left w:w="0" w:type="dxa"/>
              <w:bottom w:w="150" w:type="dxa"/>
              <w:right w:w="240" w:type="dxa"/>
            </w:tcMar>
            <w:vAlign w:val="center"/>
            <w:hideMark/>
          </w:tcPr>
          <w:p w14:paraId="7C201DFD" w14:textId="77777777" w:rsidR="00917D43" w:rsidRPr="00917D43" w:rsidRDefault="00917D43" w:rsidP="00917D43">
            <w:pPr>
              <w:rPr>
                <w:lang w:val="en-AU"/>
              </w:rPr>
            </w:pPr>
            <w:r w:rsidRPr="00917D43">
              <w:rPr>
                <w:lang w:val="en-AU"/>
              </w:rPr>
              <w:t>任务</w:t>
            </w:r>
          </w:p>
        </w:tc>
        <w:tc>
          <w:tcPr>
            <w:tcW w:w="5088" w:type="dxa"/>
            <w:tcBorders>
              <w:top w:val="nil"/>
            </w:tcBorders>
            <w:tcMar>
              <w:top w:w="150" w:type="dxa"/>
              <w:left w:w="240" w:type="dxa"/>
              <w:bottom w:w="150" w:type="dxa"/>
              <w:right w:w="240" w:type="dxa"/>
            </w:tcMar>
            <w:vAlign w:val="center"/>
            <w:hideMark/>
          </w:tcPr>
          <w:p w14:paraId="772B6FBD" w14:textId="77777777" w:rsidR="00917D43" w:rsidRPr="00917D43" w:rsidRDefault="00917D43" w:rsidP="00917D43">
            <w:pPr>
              <w:rPr>
                <w:lang w:val="en-AU"/>
              </w:rPr>
            </w:pPr>
            <w:r w:rsidRPr="00917D43">
              <w:rPr>
                <w:lang w:val="en-AU"/>
              </w:rPr>
              <w:t>说明</w:t>
            </w:r>
          </w:p>
        </w:tc>
        <w:tc>
          <w:tcPr>
            <w:tcW w:w="1559" w:type="dxa"/>
            <w:tcBorders>
              <w:top w:val="nil"/>
            </w:tcBorders>
            <w:tcMar>
              <w:top w:w="150" w:type="dxa"/>
              <w:left w:w="240" w:type="dxa"/>
              <w:bottom w:w="150" w:type="dxa"/>
              <w:right w:w="240" w:type="dxa"/>
            </w:tcMar>
            <w:vAlign w:val="center"/>
            <w:hideMark/>
          </w:tcPr>
          <w:p w14:paraId="586A972D" w14:textId="77777777" w:rsidR="00917D43" w:rsidRPr="00917D43" w:rsidRDefault="00917D43" w:rsidP="00917D43">
            <w:pPr>
              <w:rPr>
                <w:lang w:val="en-AU"/>
              </w:rPr>
            </w:pPr>
            <w:r w:rsidRPr="00917D43">
              <w:rPr>
                <w:lang w:val="en-AU"/>
              </w:rPr>
              <w:t>优先级</w:t>
            </w:r>
          </w:p>
        </w:tc>
      </w:tr>
      <w:tr w:rsidR="00917D43" w:rsidRPr="00917D43" w14:paraId="7B716C4E" w14:textId="77777777" w:rsidTr="00EE49B8">
        <w:tc>
          <w:tcPr>
            <w:tcW w:w="0" w:type="auto"/>
            <w:tcMar>
              <w:top w:w="150" w:type="dxa"/>
              <w:left w:w="0" w:type="dxa"/>
              <w:bottom w:w="150" w:type="dxa"/>
              <w:right w:w="240" w:type="dxa"/>
            </w:tcMar>
            <w:vAlign w:val="center"/>
            <w:hideMark/>
          </w:tcPr>
          <w:p w14:paraId="2101BDB2" w14:textId="77777777" w:rsidR="00917D43" w:rsidRPr="00917D43" w:rsidRDefault="00917D43" w:rsidP="00917D43">
            <w:pPr>
              <w:rPr>
                <w:color w:val="00B050"/>
                <w:lang w:val="en-AU"/>
              </w:rPr>
            </w:pPr>
            <w:r w:rsidRPr="00917D43">
              <w:rPr>
                <w:b/>
                <w:bCs/>
                <w:color w:val="00B050"/>
                <w:lang w:val="en-AU"/>
              </w:rPr>
              <w:t>行省总督任命</w:t>
            </w:r>
          </w:p>
        </w:tc>
        <w:tc>
          <w:tcPr>
            <w:tcW w:w="5088" w:type="dxa"/>
            <w:tcMar>
              <w:top w:w="150" w:type="dxa"/>
              <w:left w:w="240" w:type="dxa"/>
              <w:bottom w:w="150" w:type="dxa"/>
              <w:right w:w="240" w:type="dxa"/>
            </w:tcMar>
            <w:vAlign w:val="center"/>
            <w:hideMark/>
          </w:tcPr>
          <w:p w14:paraId="5AD72310" w14:textId="77777777" w:rsidR="00917D43" w:rsidRPr="00917D43" w:rsidRDefault="00917D43" w:rsidP="00917D43">
            <w:pPr>
              <w:rPr>
                <w:color w:val="00B050"/>
                <w:lang w:val="en-AU"/>
              </w:rPr>
            </w:pPr>
            <w:r w:rsidRPr="00917D43">
              <w:rPr>
                <w:color w:val="00B050"/>
                <w:lang w:val="en-AU"/>
              </w:rPr>
              <w:t>元老院阶段增加任命前执政官</w:t>
            </w:r>
            <w:r w:rsidRPr="00917D43">
              <w:rPr>
                <w:color w:val="00B050"/>
                <w:lang w:val="en-AU"/>
              </w:rPr>
              <w:t>/</w:t>
            </w:r>
            <w:r w:rsidRPr="00917D43">
              <w:rPr>
                <w:color w:val="00B050"/>
                <w:lang w:val="en-AU"/>
              </w:rPr>
              <w:t>前大法官为行省总督的流程。总督影响行省税收、民怨，并可能产生腐败。</w:t>
            </w:r>
          </w:p>
        </w:tc>
        <w:tc>
          <w:tcPr>
            <w:tcW w:w="1559" w:type="dxa"/>
            <w:tcMar>
              <w:top w:w="150" w:type="dxa"/>
              <w:left w:w="240" w:type="dxa"/>
              <w:bottom w:w="150" w:type="dxa"/>
              <w:right w:w="0" w:type="dxa"/>
            </w:tcMar>
            <w:vAlign w:val="center"/>
            <w:hideMark/>
          </w:tcPr>
          <w:p w14:paraId="0A690F02" w14:textId="77777777" w:rsidR="00917D43" w:rsidRPr="00917D43" w:rsidRDefault="00917D43" w:rsidP="00917D43">
            <w:pPr>
              <w:rPr>
                <w:lang w:val="en-AU"/>
              </w:rPr>
            </w:pPr>
            <w:r w:rsidRPr="00917D43">
              <w:rPr>
                <w:lang w:val="en-AU"/>
              </w:rPr>
              <w:t>P0</w:t>
            </w:r>
          </w:p>
        </w:tc>
      </w:tr>
      <w:tr w:rsidR="00917D43" w:rsidRPr="00917D43" w14:paraId="688CB5FC" w14:textId="77777777" w:rsidTr="00EE49B8">
        <w:tc>
          <w:tcPr>
            <w:tcW w:w="0" w:type="auto"/>
            <w:tcMar>
              <w:top w:w="150" w:type="dxa"/>
              <w:left w:w="0" w:type="dxa"/>
              <w:bottom w:w="150" w:type="dxa"/>
              <w:right w:w="240" w:type="dxa"/>
            </w:tcMar>
            <w:vAlign w:val="center"/>
            <w:hideMark/>
          </w:tcPr>
          <w:p w14:paraId="4954EF76" w14:textId="77777777" w:rsidR="00917D43" w:rsidRPr="00917D43" w:rsidRDefault="00917D43" w:rsidP="00917D43">
            <w:pPr>
              <w:rPr>
                <w:lang w:val="en-AU"/>
              </w:rPr>
            </w:pPr>
            <w:r w:rsidRPr="00917D43">
              <w:rPr>
                <w:b/>
                <w:bCs/>
                <w:lang w:val="en-AU"/>
              </w:rPr>
              <w:t>腐败机制</w:t>
            </w:r>
          </w:p>
        </w:tc>
        <w:tc>
          <w:tcPr>
            <w:tcW w:w="5088" w:type="dxa"/>
            <w:tcMar>
              <w:top w:w="150" w:type="dxa"/>
              <w:left w:w="240" w:type="dxa"/>
              <w:bottom w:w="150" w:type="dxa"/>
              <w:right w:w="240" w:type="dxa"/>
            </w:tcMar>
            <w:vAlign w:val="center"/>
            <w:hideMark/>
          </w:tcPr>
          <w:p w14:paraId="5A7356E9" w14:textId="77777777" w:rsidR="00917D43" w:rsidRPr="00917D43" w:rsidRDefault="00917D43" w:rsidP="00917D43">
            <w:pPr>
              <w:rPr>
                <w:lang w:val="en-AU"/>
              </w:rPr>
            </w:pPr>
            <w:r w:rsidRPr="00917D43">
              <w:rPr>
                <w:lang w:val="en-AU"/>
              </w:rPr>
              <w:t>实现人物</w:t>
            </w:r>
            <w:r w:rsidRPr="00917D43">
              <w:rPr>
                <w:lang w:val="en-AU"/>
              </w:rPr>
              <w:t> corruption </w:t>
            </w:r>
            <w:r w:rsidRPr="00917D43">
              <w:rPr>
                <w:lang w:val="en-AU"/>
              </w:rPr>
              <w:t>字段的动态变化（任期越长腐败越高），高腐败可带来额外收入，但易被监察官</w:t>
            </w:r>
            <w:r w:rsidRPr="00917D43">
              <w:rPr>
                <w:lang w:val="en-AU"/>
              </w:rPr>
              <w:lastRenderedPageBreak/>
              <w:t>起诉。</w:t>
            </w:r>
          </w:p>
        </w:tc>
        <w:tc>
          <w:tcPr>
            <w:tcW w:w="1559" w:type="dxa"/>
            <w:tcMar>
              <w:top w:w="150" w:type="dxa"/>
              <w:left w:w="240" w:type="dxa"/>
              <w:bottom w:w="150" w:type="dxa"/>
              <w:right w:w="0" w:type="dxa"/>
            </w:tcMar>
            <w:vAlign w:val="center"/>
            <w:hideMark/>
          </w:tcPr>
          <w:p w14:paraId="15DA08B5" w14:textId="77777777" w:rsidR="00917D43" w:rsidRPr="00917D43" w:rsidRDefault="00917D43" w:rsidP="00917D43">
            <w:pPr>
              <w:rPr>
                <w:lang w:val="en-AU"/>
              </w:rPr>
            </w:pPr>
            <w:r w:rsidRPr="00917D43">
              <w:rPr>
                <w:lang w:val="en-AU"/>
              </w:rPr>
              <w:lastRenderedPageBreak/>
              <w:t>P1</w:t>
            </w:r>
          </w:p>
        </w:tc>
      </w:tr>
      <w:tr w:rsidR="00917D43" w:rsidRPr="00917D43" w14:paraId="5775E2E8" w14:textId="77777777" w:rsidTr="00EE49B8">
        <w:tc>
          <w:tcPr>
            <w:tcW w:w="0" w:type="auto"/>
            <w:tcMar>
              <w:top w:w="150" w:type="dxa"/>
              <w:left w:w="0" w:type="dxa"/>
              <w:bottom w:w="150" w:type="dxa"/>
              <w:right w:w="240" w:type="dxa"/>
            </w:tcMar>
            <w:vAlign w:val="center"/>
            <w:hideMark/>
          </w:tcPr>
          <w:p w14:paraId="792E6128" w14:textId="77777777" w:rsidR="00917D43" w:rsidRPr="00917D43" w:rsidRDefault="00917D43" w:rsidP="00917D43">
            <w:pPr>
              <w:rPr>
                <w:lang w:val="en-AU"/>
              </w:rPr>
            </w:pPr>
            <w:r w:rsidRPr="00917D43">
              <w:rPr>
                <w:b/>
                <w:bCs/>
                <w:lang w:val="en-AU"/>
              </w:rPr>
              <w:t>监察官起诉与审判</w:t>
            </w:r>
          </w:p>
        </w:tc>
        <w:tc>
          <w:tcPr>
            <w:tcW w:w="5088" w:type="dxa"/>
            <w:tcMar>
              <w:top w:w="150" w:type="dxa"/>
              <w:left w:w="240" w:type="dxa"/>
              <w:bottom w:w="150" w:type="dxa"/>
              <w:right w:w="240" w:type="dxa"/>
            </w:tcMar>
            <w:vAlign w:val="center"/>
            <w:hideMark/>
          </w:tcPr>
          <w:p w14:paraId="035228DB" w14:textId="77777777" w:rsidR="00917D43" w:rsidRPr="00917D43" w:rsidRDefault="00917D43" w:rsidP="00917D43">
            <w:pPr>
              <w:rPr>
                <w:lang w:val="en-AU"/>
              </w:rPr>
            </w:pPr>
            <w:r w:rsidRPr="00917D43">
              <w:rPr>
                <w:lang w:val="en-AU"/>
              </w:rPr>
              <w:t>监察官可对卸任总督、骑士（合同相关）发起起诉，元老院投票判定有罪</w:t>
            </w:r>
            <w:r w:rsidRPr="00917D43">
              <w:rPr>
                <w:lang w:val="en-AU"/>
              </w:rPr>
              <w:t>/</w:t>
            </w:r>
            <w:r w:rsidRPr="00917D43">
              <w:rPr>
                <w:lang w:val="en-AU"/>
              </w:rPr>
              <w:t>无罪。有罪需罚款、降影响力，可能失去公职。</w:t>
            </w:r>
          </w:p>
        </w:tc>
        <w:tc>
          <w:tcPr>
            <w:tcW w:w="1559" w:type="dxa"/>
            <w:tcMar>
              <w:top w:w="150" w:type="dxa"/>
              <w:left w:w="240" w:type="dxa"/>
              <w:bottom w:w="150" w:type="dxa"/>
              <w:right w:w="0" w:type="dxa"/>
            </w:tcMar>
            <w:vAlign w:val="center"/>
            <w:hideMark/>
          </w:tcPr>
          <w:p w14:paraId="01F60DA3" w14:textId="77777777" w:rsidR="00917D43" w:rsidRPr="00917D43" w:rsidRDefault="00917D43" w:rsidP="00917D43">
            <w:pPr>
              <w:rPr>
                <w:lang w:val="en-AU"/>
              </w:rPr>
            </w:pPr>
            <w:r w:rsidRPr="00917D43">
              <w:rPr>
                <w:lang w:val="en-AU"/>
              </w:rPr>
              <w:t>P1</w:t>
            </w:r>
          </w:p>
        </w:tc>
      </w:tr>
      <w:tr w:rsidR="00917D43" w:rsidRPr="00917D43" w14:paraId="3FAAEEF8" w14:textId="77777777" w:rsidTr="00EE49B8">
        <w:tc>
          <w:tcPr>
            <w:tcW w:w="0" w:type="auto"/>
            <w:tcMar>
              <w:top w:w="150" w:type="dxa"/>
              <w:left w:w="0" w:type="dxa"/>
              <w:bottom w:w="150" w:type="dxa"/>
              <w:right w:w="240" w:type="dxa"/>
            </w:tcMar>
            <w:vAlign w:val="center"/>
            <w:hideMark/>
          </w:tcPr>
          <w:p w14:paraId="608ED410" w14:textId="77777777" w:rsidR="00917D43" w:rsidRPr="00917D43" w:rsidRDefault="00917D43" w:rsidP="00917D43">
            <w:pPr>
              <w:rPr>
                <w:lang w:val="en-AU"/>
              </w:rPr>
            </w:pPr>
            <w:r w:rsidRPr="00917D43">
              <w:rPr>
                <w:b/>
                <w:bCs/>
                <w:lang w:val="en-AU"/>
              </w:rPr>
              <w:t>收买人物</w:t>
            </w:r>
          </w:p>
        </w:tc>
        <w:tc>
          <w:tcPr>
            <w:tcW w:w="5088" w:type="dxa"/>
            <w:tcMar>
              <w:top w:w="150" w:type="dxa"/>
              <w:left w:w="240" w:type="dxa"/>
              <w:bottom w:w="150" w:type="dxa"/>
              <w:right w:w="240" w:type="dxa"/>
            </w:tcMar>
            <w:vAlign w:val="center"/>
            <w:hideMark/>
          </w:tcPr>
          <w:p w14:paraId="626A50B0" w14:textId="77777777" w:rsidR="00917D43" w:rsidRPr="00917D43" w:rsidRDefault="00917D43" w:rsidP="00917D43">
            <w:pPr>
              <w:rPr>
                <w:lang w:val="en-AU"/>
              </w:rPr>
            </w:pPr>
            <w:r w:rsidRPr="00917D43">
              <w:rPr>
                <w:lang w:val="en-AU"/>
              </w:rPr>
              <w:t>允许派系消耗资金收买其他派系的人物（需考虑忠诚度、成功率、价格）。</w:t>
            </w:r>
          </w:p>
        </w:tc>
        <w:tc>
          <w:tcPr>
            <w:tcW w:w="1559" w:type="dxa"/>
            <w:tcMar>
              <w:top w:w="150" w:type="dxa"/>
              <w:left w:w="240" w:type="dxa"/>
              <w:bottom w:w="150" w:type="dxa"/>
              <w:right w:w="0" w:type="dxa"/>
            </w:tcMar>
            <w:vAlign w:val="center"/>
            <w:hideMark/>
          </w:tcPr>
          <w:p w14:paraId="23A658D7" w14:textId="77777777" w:rsidR="00917D43" w:rsidRPr="00917D43" w:rsidRDefault="00917D43" w:rsidP="00917D43">
            <w:pPr>
              <w:rPr>
                <w:lang w:val="en-AU"/>
              </w:rPr>
            </w:pPr>
            <w:r w:rsidRPr="00917D43">
              <w:rPr>
                <w:lang w:val="en-AU"/>
              </w:rPr>
              <w:t>P1</w:t>
            </w:r>
          </w:p>
        </w:tc>
      </w:tr>
      <w:tr w:rsidR="00917D43" w:rsidRPr="00917D43" w14:paraId="0108EE6F" w14:textId="77777777" w:rsidTr="00EE49B8">
        <w:tc>
          <w:tcPr>
            <w:tcW w:w="0" w:type="auto"/>
            <w:tcMar>
              <w:top w:w="150" w:type="dxa"/>
              <w:left w:w="0" w:type="dxa"/>
              <w:bottom w:w="150" w:type="dxa"/>
              <w:right w:w="240" w:type="dxa"/>
            </w:tcMar>
            <w:vAlign w:val="center"/>
            <w:hideMark/>
          </w:tcPr>
          <w:p w14:paraId="1B9E8925" w14:textId="77777777" w:rsidR="00917D43" w:rsidRPr="00917D43" w:rsidRDefault="00917D43" w:rsidP="00917D43">
            <w:pPr>
              <w:rPr>
                <w:lang w:val="en-AU"/>
              </w:rPr>
            </w:pPr>
            <w:r w:rsidRPr="00917D43">
              <w:rPr>
                <w:b/>
                <w:bCs/>
                <w:lang w:val="en-AU"/>
              </w:rPr>
              <w:t>派系资金用于元老院收买</w:t>
            </w:r>
          </w:p>
        </w:tc>
        <w:tc>
          <w:tcPr>
            <w:tcW w:w="5088" w:type="dxa"/>
            <w:tcMar>
              <w:top w:w="150" w:type="dxa"/>
              <w:left w:w="240" w:type="dxa"/>
              <w:bottom w:w="150" w:type="dxa"/>
              <w:right w:w="240" w:type="dxa"/>
            </w:tcMar>
            <w:vAlign w:val="center"/>
            <w:hideMark/>
          </w:tcPr>
          <w:p w14:paraId="2C001D3F" w14:textId="77777777" w:rsidR="00917D43" w:rsidRPr="00917D43" w:rsidRDefault="00917D43" w:rsidP="00917D43">
            <w:pPr>
              <w:rPr>
                <w:lang w:val="en-AU"/>
              </w:rPr>
            </w:pPr>
            <w:r w:rsidRPr="00917D43">
              <w:rPr>
                <w:lang w:val="en-AU"/>
              </w:rPr>
              <w:t>玩家可操控派系资金在元老院阶段进行收买、贿赂等操作。</w:t>
            </w:r>
          </w:p>
        </w:tc>
        <w:tc>
          <w:tcPr>
            <w:tcW w:w="1559" w:type="dxa"/>
            <w:tcMar>
              <w:top w:w="150" w:type="dxa"/>
              <w:left w:w="240" w:type="dxa"/>
              <w:bottom w:w="150" w:type="dxa"/>
              <w:right w:w="0" w:type="dxa"/>
            </w:tcMar>
            <w:vAlign w:val="center"/>
            <w:hideMark/>
          </w:tcPr>
          <w:p w14:paraId="1B6EB455" w14:textId="77777777" w:rsidR="00917D43" w:rsidRPr="00917D43" w:rsidRDefault="00917D43" w:rsidP="00917D43">
            <w:pPr>
              <w:rPr>
                <w:lang w:val="en-AU"/>
              </w:rPr>
            </w:pPr>
            <w:r w:rsidRPr="00917D43">
              <w:rPr>
                <w:lang w:val="en-AU"/>
              </w:rPr>
              <w:t>P1</w:t>
            </w:r>
          </w:p>
        </w:tc>
      </w:tr>
      <w:tr w:rsidR="00917D43" w:rsidRPr="00917D43" w14:paraId="4B36DA9D" w14:textId="77777777" w:rsidTr="00EE49B8">
        <w:tc>
          <w:tcPr>
            <w:tcW w:w="0" w:type="auto"/>
            <w:tcMar>
              <w:top w:w="150" w:type="dxa"/>
              <w:left w:w="0" w:type="dxa"/>
              <w:bottom w:w="150" w:type="dxa"/>
              <w:right w:w="240" w:type="dxa"/>
            </w:tcMar>
            <w:vAlign w:val="center"/>
            <w:hideMark/>
          </w:tcPr>
          <w:p w14:paraId="4EAFCBB9" w14:textId="77777777" w:rsidR="00917D43" w:rsidRPr="00917D43" w:rsidRDefault="00917D43" w:rsidP="00917D43">
            <w:pPr>
              <w:rPr>
                <w:lang w:val="en-AU"/>
              </w:rPr>
            </w:pPr>
            <w:r w:rsidRPr="00917D43">
              <w:rPr>
                <w:b/>
                <w:bCs/>
                <w:lang w:val="en-AU"/>
              </w:rPr>
              <w:t>竞选承诺与兑现</w:t>
            </w:r>
          </w:p>
        </w:tc>
        <w:tc>
          <w:tcPr>
            <w:tcW w:w="5088" w:type="dxa"/>
            <w:tcMar>
              <w:top w:w="150" w:type="dxa"/>
              <w:left w:w="240" w:type="dxa"/>
              <w:bottom w:w="150" w:type="dxa"/>
              <w:right w:w="240" w:type="dxa"/>
            </w:tcMar>
            <w:vAlign w:val="center"/>
            <w:hideMark/>
          </w:tcPr>
          <w:p w14:paraId="49276946" w14:textId="77777777" w:rsidR="00917D43" w:rsidRPr="00917D43" w:rsidRDefault="00917D43" w:rsidP="00917D43">
            <w:pPr>
              <w:rPr>
                <w:lang w:val="en-AU"/>
              </w:rPr>
            </w:pPr>
            <w:r w:rsidRPr="00917D43">
              <w:rPr>
                <w:lang w:val="en-AU"/>
              </w:rPr>
              <w:t>执政官候选人可做承诺（如分地、停战），当选后若未兑现受惩罚（影响力下降）。</w:t>
            </w:r>
          </w:p>
        </w:tc>
        <w:tc>
          <w:tcPr>
            <w:tcW w:w="1559" w:type="dxa"/>
            <w:tcMar>
              <w:top w:w="150" w:type="dxa"/>
              <w:left w:w="240" w:type="dxa"/>
              <w:bottom w:w="150" w:type="dxa"/>
              <w:right w:w="0" w:type="dxa"/>
            </w:tcMar>
            <w:vAlign w:val="center"/>
            <w:hideMark/>
          </w:tcPr>
          <w:p w14:paraId="07FE8B68" w14:textId="77777777" w:rsidR="00917D43" w:rsidRPr="00917D43" w:rsidRDefault="00917D43" w:rsidP="00917D43">
            <w:pPr>
              <w:rPr>
                <w:lang w:val="en-AU"/>
              </w:rPr>
            </w:pPr>
            <w:r w:rsidRPr="00917D43">
              <w:rPr>
                <w:lang w:val="en-AU"/>
              </w:rPr>
              <w:t>P2</w:t>
            </w:r>
          </w:p>
        </w:tc>
      </w:tr>
    </w:tbl>
    <w:p w14:paraId="126D9DF7" w14:textId="77777777" w:rsidR="00917D43" w:rsidRPr="00917D43" w:rsidRDefault="00000000" w:rsidP="00917D43">
      <w:pPr>
        <w:rPr>
          <w:lang w:val="en-AU"/>
        </w:rPr>
      </w:pPr>
      <w:r>
        <w:rPr>
          <w:lang w:val="en-AU"/>
        </w:rPr>
        <w:pict w14:anchorId="1038BD3A">
          <v:rect id="_x0000_i1026" style="width:0;height:.75pt" o:hralign="center" o:hrstd="t" o:hr="t" fillcolor="#a0a0a0" stroked="f"/>
        </w:pict>
      </w:r>
    </w:p>
    <w:p w14:paraId="1251D9E9" w14:textId="77777777" w:rsidR="00917D43" w:rsidRPr="00917D43" w:rsidRDefault="00917D43" w:rsidP="00917D43">
      <w:pPr>
        <w:rPr>
          <w:b/>
          <w:bCs/>
          <w:lang w:val="en-AU"/>
        </w:rPr>
      </w:pPr>
      <w:r w:rsidRPr="00917D43">
        <w:rPr>
          <w:b/>
          <w:bCs/>
          <w:lang w:val="en-AU"/>
        </w:rPr>
        <w:t>二、军事功能</w:t>
      </w:r>
    </w:p>
    <w:tbl>
      <w:tblPr>
        <w:tblW w:w="11280" w:type="dxa"/>
        <w:tblCellMar>
          <w:top w:w="15" w:type="dxa"/>
          <w:left w:w="15" w:type="dxa"/>
          <w:bottom w:w="15" w:type="dxa"/>
          <w:right w:w="15" w:type="dxa"/>
        </w:tblCellMar>
        <w:tblLook w:val="04A0" w:firstRow="1" w:lastRow="0" w:firstColumn="1" w:lastColumn="0" w:noHBand="0" w:noVBand="1"/>
      </w:tblPr>
      <w:tblGrid>
        <w:gridCol w:w="2011"/>
        <w:gridCol w:w="8344"/>
        <w:gridCol w:w="925"/>
      </w:tblGrid>
      <w:tr w:rsidR="00917D43" w:rsidRPr="00917D43" w14:paraId="74081C88" w14:textId="77777777">
        <w:trPr>
          <w:tblHeader/>
        </w:trPr>
        <w:tc>
          <w:tcPr>
            <w:tcW w:w="0" w:type="auto"/>
            <w:tcBorders>
              <w:top w:val="nil"/>
            </w:tcBorders>
            <w:tcMar>
              <w:top w:w="150" w:type="dxa"/>
              <w:left w:w="0" w:type="dxa"/>
              <w:bottom w:w="150" w:type="dxa"/>
              <w:right w:w="240" w:type="dxa"/>
            </w:tcMar>
            <w:vAlign w:val="center"/>
            <w:hideMark/>
          </w:tcPr>
          <w:p w14:paraId="69217691" w14:textId="77777777" w:rsidR="00917D43" w:rsidRPr="00917D43" w:rsidRDefault="00917D43" w:rsidP="00917D43">
            <w:pPr>
              <w:rPr>
                <w:lang w:val="en-AU"/>
              </w:rPr>
            </w:pPr>
            <w:r w:rsidRPr="00917D43">
              <w:rPr>
                <w:lang w:val="en-AU"/>
              </w:rPr>
              <w:t>任务</w:t>
            </w:r>
          </w:p>
        </w:tc>
        <w:tc>
          <w:tcPr>
            <w:tcW w:w="0" w:type="auto"/>
            <w:tcBorders>
              <w:top w:val="nil"/>
            </w:tcBorders>
            <w:tcMar>
              <w:top w:w="150" w:type="dxa"/>
              <w:left w:w="240" w:type="dxa"/>
              <w:bottom w:w="150" w:type="dxa"/>
              <w:right w:w="240" w:type="dxa"/>
            </w:tcMar>
            <w:vAlign w:val="center"/>
            <w:hideMark/>
          </w:tcPr>
          <w:p w14:paraId="43CE77FC" w14:textId="77777777" w:rsidR="00917D43" w:rsidRPr="00917D43" w:rsidRDefault="00917D43" w:rsidP="00917D43">
            <w:pPr>
              <w:rPr>
                <w:lang w:val="en-AU"/>
              </w:rPr>
            </w:pPr>
            <w:r w:rsidRPr="00917D43">
              <w:rPr>
                <w:lang w:val="en-AU"/>
              </w:rPr>
              <w:t>说明</w:t>
            </w:r>
          </w:p>
        </w:tc>
        <w:tc>
          <w:tcPr>
            <w:tcW w:w="0" w:type="auto"/>
            <w:tcBorders>
              <w:top w:val="nil"/>
            </w:tcBorders>
            <w:tcMar>
              <w:top w:w="150" w:type="dxa"/>
              <w:left w:w="240" w:type="dxa"/>
              <w:bottom w:w="150" w:type="dxa"/>
              <w:right w:w="240" w:type="dxa"/>
            </w:tcMar>
            <w:vAlign w:val="center"/>
            <w:hideMark/>
          </w:tcPr>
          <w:p w14:paraId="62DDDA2F" w14:textId="77777777" w:rsidR="00917D43" w:rsidRPr="00917D43" w:rsidRDefault="00917D43" w:rsidP="00917D43">
            <w:pPr>
              <w:rPr>
                <w:lang w:val="en-AU"/>
              </w:rPr>
            </w:pPr>
            <w:r w:rsidRPr="00917D43">
              <w:rPr>
                <w:lang w:val="en-AU"/>
              </w:rPr>
              <w:t>优先级</w:t>
            </w:r>
          </w:p>
        </w:tc>
      </w:tr>
      <w:tr w:rsidR="00917D43" w:rsidRPr="00917D43" w14:paraId="3DCF8C2C" w14:textId="77777777">
        <w:tc>
          <w:tcPr>
            <w:tcW w:w="0" w:type="auto"/>
            <w:tcMar>
              <w:top w:w="150" w:type="dxa"/>
              <w:left w:w="0" w:type="dxa"/>
              <w:bottom w:w="150" w:type="dxa"/>
              <w:right w:w="240" w:type="dxa"/>
            </w:tcMar>
            <w:vAlign w:val="center"/>
            <w:hideMark/>
          </w:tcPr>
          <w:p w14:paraId="763B76FA" w14:textId="77777777" w:rsidR="00917D43" w:rsidRPr="00917D43" w:rsidRDefault="00917D43" w:rsidP="00917D43">
            <w:pPr>
              <w:rPr>
                <w:lang w:val="en-AU"/>
              </w:rPr>
            </w:pPr>
            <w:r w:rsidRPr="00917D43">
              <w:rPr>
                <w:b/>
                <w:bCs/>
                <w:lang w:val="en-AU"/>
              </w:rPr>
              <w:t>谈判与合约</w:t>
            </w:r>
          </w:p>
        </w:tc>
        <w:tc>
          <w:tcPr>
            <w:tcW w:w="0" w:type="auto"/>
            <w:tcMar>
              <w:top w:w="150" w:type="dxa"/>
              <w:left w:w="240" w:type="dxa"/>
              <w:bottom w:w="150" w:type="dxa"/>
              <w:right w:w="240" w:type="dxa"/>
            </w:tcMar>
            <w:vAlign w:val="center"/>
            <w:hideMark/>
          </w:tcPr>
          <w:p w14:paraId="62505279" w14:textId="77777777" w:rsidR="00917D43" w:rsidRPr="00917D43" w:rsidRDefault="00917D43" w:rsidP="00917D43">
            <w:pPr>
              <w:rPr>
                <w:lang w:val="en-AU"/>
              </w:rPr>
            </w:pPr>
            <w:r w:rsidRPr="00917D43">
              <w:rPr>
                <w:lang w:val="en-AU"/>
              </w:rPr>
              <w:t>执政官可在战斗阶段（或专门阶段）与敌方谈判，生成停战协议草案，下回合元老院表决。草案可包含赔款、割地等条款。</w:t>
            </w:r>
          </w:p>
        </w:tc>
        <w:tc>
          <w:tcPr>
            <w:tcW w:w="0" w:type="auto"/>
            <w:tcMar>
              <w:top w:w="150" w:type="dxa"/>
              <w:left w:w="240" w:type="dxa"/>
              <w:bottom w:w="150" w:type="dxa"/>
              <w:right w:w="0" w:type="dxa"/>
            </w:tcMar>
            <w:vAlign w:val="center"/>
            <w:hideMark/>
          </w:tcPr>
          <w:p w14:paraId="3E78DD53" w14:textId="77777777" w:rsidR="00917D43" w:rsidRPr="00917D43" w:rsidRDefault="00917D43" w:rsidP="00917D43">
            <w:pPr>
              <w:rPr>
                <w:lang w:val="en-AU"/>
              </w:rPr>
            </w:pPr>
            <w:r w:rsidRPr="00917D43">
              <w:rPr>
                <w:lang w:val="en-AU"/>
              </w:rPr>
              <w:t>P0</w:t>
            </w:r>
          </w:p>
        </w:tc>
      </w:tr>
      <w:tr w:rsidR="00917D43" w:rsidRPr="00917D43" w14:paraId="6E82F37C" w14:textId="77777777">
        <w:tc>
          <w:tcPr>
            <w:tcW w:w="0" w:type="auto"/>
            <w:tcMar>
              <w:top w:w="150" w:type="dxa"/>
              <w:left w:w="0" w:type="dxa"/>
              <w:bottom w:w="150" w:type="dxa"/>
              <w:right w:w="240" w:type="dxa"/>
            </w:tcMar>
            <w:vAlign w:val="center"/>
            <w:hideMark/>
          </w:tcPr>
          <w:p w14:paraId="5E4157B6" w14:textId="77777777" w:rsidR="00917D43" w:rsidRPr="00917D43" w:rsidRDefault="00917D43" w:rsidP="00917D43">
            <w:pPr>
              <w:rPr>
                <w:lang w:val="en-AU"/>
              </w:rPr>
            </w:pPr>
            <w:r w:rsidRPr="00917D43">
              <w:rPr>
                <w:b/>
                <w:bCs/>
                <w:lang w:val="en-AU"/>
              </w:rPr>
              <w:lastRenderedPageBreak/>
              <w:t>行省扩张</w:t>
            </w:r>
          </w:p>
        </w:tc>
        <w:tc>
          <w:tcPr>
            <w:tcW w:w="0" w:type="auto"/>
            <w:tcMar>
              <w:top w:w="150" w:type="dxa"/>
              <w:left w:w="240" w:type="dxa"/>
              <w:bottom w:w="150" w:type="dxa"/>
              <w:right w:w="240" w:type="dxa"/>
            </w:tcMar>
            <w:vAlign w:val="center"/>
            <w:hideMark/>
          </w:tcPr>
          <w:p w14:paraId="0BCED842" w14:textId="77777777" w:rsidR="00917D43" w:rsidRPr="00917D43" w:rsidRDefault="00917D43" w:rsidP="00917D43">
            <w:pPr>
              <w:rPr>
                <w:lang w:val="en-AU"/>
              </w:rPr>
            </w:pPr>
            <w:r w:rsidRPr="00917D43">
              <w:rPr>
                <w:lang w:val="en-AU"/>
              </w:rPr>
              <w:t>每场战争增加行省字段，胜利后自动解锁新行省（需配置行省数据），并初始化土地、公地</w:t>
            </w:r>
            <w:r w:rsidRPr="00917D43">
              <w:rPr>
                <w:lang w:val="en-AU"/>
              </w:rPr>
              <w:t>/</w:t>
            </w:r>
            <w:r w:rsidRPr="00917D43">
              <w:rPr>
                <w:lang w:val="en-AU"/>
              </w:rPr>
              <w:t>私地比例。</w:t>
            </w:r>
          </w:p>
        </w:tc>
        <w:tc>
          <w:tcPr>
            <w:tcW w:w="0" w:type="auto"/>
            <w:tcMar>
              <w:top w:w="150" w:type="dxa"/>
              <w:left w:w="240" w:type="dxa"/>
              <w:bottom w:w="150" w:type="dxa"/>
              <w:right w:w="0" w:type="dxa"/>
            </w:tcMar>
            <w:vAlign w:val="center"/>
            <w:hideMark/>
          </w:tcPr>
          <w:p w14:paraId="194B081D" w14:textId="77777777" w:rsidR="00917D43" w:rsidRPr="00917D43" w:rsidRDefault="00917D43" w:rsidP="00917D43">
            <w:pPr>
              <w:rPr>
                <w:lang w:val="en-AU"/>
              </w:rPr>
            </w:pPr>
            <w:r w:rsidRPr="00917D43">
              <w:rPr>
                <w:lang w:val="en-AU"/>
              </w:rPr>
              <w:t>P0</w:t>
            </w:r>
          </w:p>
        </w:tc>
      </w:tr>
      <w:tr w:rsidR="00917D43" w:rsidRPr="00917D43" w14:paraId="132B4075" w14:textId="77777777">
        <w:tc>
          <w:tcPr>
            <w:tcW w:w="0" w:type="auto"/>
            <w:tcMar>
              <w:top w:w="150" w:type="dxa"/>
              <w:left w:w="0" w:type="dxa"/>
              <w:bottom w:w="150" w:type="dxa"/>
              <w:right w:w="240" w:type="dxa"/>
            </w:tcMar>
            <w:vAlign w:val="center"/>
            <w:hideMark/>
          </w:tcPr>
          <w:p w14:paraId="30C3C9AB" w14:textId="77777777" w:rsidR="00917D43" w:rsidRPr="00917D43" w:rsidRDefault="00917D43" w:rsidP="00917D43">
            <w:pPr>
              <w:rPr>
                <w:lang w:val="en-AU"/>
              </w:rPr>
            </w:pPr>
            <w:r w:rsidRPr="00917D43">
              <w:rPr>
                <w:b/>
                <w:bCs/>
                <w:lang w:val="en-AU"/>
              </w:rPr>
              <w:t>战争赔款</w:t>
            </w:r>
          </w:p>
        </w:tc>
        <w:tc>
          <w:tcPr>
            <w:tcW w:w="0" w:type="auto"/>
            <w:tcMar>
              <w:top w:w="150" w:type="dxa"/>
              <w:left w:w="240" w:type="dxa"/>
              <w:bottom w:w="150" w:type="dxa"/>
              <w:right w:w="240" w:type="dxa"/>
            </w:tcMar>
            <w:vAlign w:val="center"/>
            <w:hideMark/>
          </w:tcPr>
          <w:p w14:paraId="621C7511" w14:textId="77777777" w:rsidR="00917D43" w:rsidRPr="00917D43" w:rsidRDefault="00917D43" w:rsidP="00917D43">
            <w:pPr>
              <w:rPr>
                <w:lang w:val="en-AU"/>
              </w:rPr>
            </w:pPr>
            <w:r w:rsidRPr="00917D43">
              <w:rPr>
                <w:lang w:val="en-AU"/>
              </w:rPr>
              <w:t>设定战争赔款额和支付年限，胜利后国库每回合获得赔款收入，直至付清。</w:t>
            </w:r>
          </w:p>
        </w:tc>
        <w:tc>
          <w:tcPr>
            <w:tcW w:w="0" w:type="auto"/>
            <w:tcMar>
              <w:top w:w="150" w:type="dxa"/>
              <w:left w:w="240" w:type="dxa"/>
              <w:bottom w:w="150" w:type="dxa"/>
              <w:right w:w="0" w:type="dxa"/>
            </w:tcMar>
            <w:vAlign w:val="center"/>
            <w:hideMark/>
          </w:tcPr>
          <w:p w14:paraId="78C4061B" w14:textId="77777777" w:rsidR="00917D43" w:rsidRPr="00917D43" w:rsidRDefault="00917D43" w:rsidP="00917D43">
            <w:pPr>
              <w:rPr>
                <w:lang w:val="en-AU"/>
              </w:rPr>
            </w:pPr>
            <w:r w:rsidRPr="00917D43">
              <w:rPr>
                <w:lang w:val="en-AU"/>
              </w:rPr>
              <w:t>P1</w:t>
            </w:r>
          </w:p>
        </w:tc>
      </w:tr>
      <w:tr w:rsidR="00917D43" w:rsidRPr="00917D43" w14:paraId="722A8A15" w14:textId="77777777">
        <w:tc>
          <w:tcPr>
            <w:tcW w:w="0" w:type="auto"/>
            <w:tcMar>
              <w:top w:w="150" w:type="dxa"/>
              <w:left w:w="0" w:type="dxa"/>
              <w:bottom w:w="150" w:type="dxa"/>
              <w:right w:w="240" w:type="dxa"/>
            </w:tcMar>
            <w:vAlign w:val="center"/>
            <w:hideMark/>
          </w:tcPr>
          <w:p w14:paraId="7D548BB6" w14:textId="77777777" w:rsidR="00917D43" w:rsidRPr="00EE49B8" w:rsidRDefault="00917D43" w:rsidP="00917D43">
            <w:pPr>
              <w:rPr>
                <w:color w:val="00B050"/>
                <w:lang w:val="en-AU"/>
              </w:rPr>
            </w:pPr>
            <w:r w:rsidRPr="00EE49B8">
              <w:rPr>
                <w:b/>
                <w:bCs/>
                <w:color w:val="00B050"/>
                <w:lang w:val="en-AU"/>
              </w:rPr>
              <w:t>海军系统</w:t>
            </w:r>
          </w:p>
        </w:tc>
        <w:tc>
          <w:tcPr>
            <w:tcW w:w="0" w:type="auto"/>
            <w:tcMar>
              <w:top w:w="150" w:type="dxa"/>
              <w:left w:w="240" w:type="dxa"/>
              <w:bottom w:w="150" w:type="dxa"/>
              <w:right w:w="240" w:type="dxa"/>
            </w:tcMar>
            <w:vAlign w:val="center"/>
            <w:hideMark/>
          </w:tcPr>
          <w:p w14:paraId="2F80C2B3" w14:textId="77777777" w:rsidR="00917D43" w:rsidRPr="00EE49B8" w:rsidRDefault="00917D43" w:rsidP="00917D43">
            <w:pPr>
              <w:rPr>
                <w:color w:val="00B050"/>
                <w:lang w:val="en-AU"/>
              </w:rPr>
            </w:pPr>
            <w:r w:rsidRPr="00EE49B8">
              <w:rPr>
                <w:color w:val="00B050"/>
                <w:lang w:val="en-AU"/>
              </w:rPr>
              <w:t>增加海军实体（</w:t>
            </w:r>
            <w:r w:rsidRPr="00EE49B8">
              <w:rPr>
                <w:color w:val="00B050"/>
                <w:lang w:val="en-AU"/>
              </w:rPr>
              <w:t>Fleet</w:t>
            </w:r>
            <w:r w:rsidRPr="00EE49B8">
              <w:rPr>
                <w:color w:val="00B050"/>
                <w:lang w:val="en-AU"/>
              </w:rPr>
              <w:t>），与军团协同。海战失败则陆军无法登陆且可能覆灭；海战胜利方可登陆进行陆战。需支持舰队建造、维护。</w:t>
            </w:r>
          </w:p>
        </w:tc>
        <w:tc>
          <w:tcPr>
            <w:tcW w:w="0" w:type="auto"/>
            <w:tcMar>
              <w:top w:w="150" w:type="dxa"/>
              <w:left w:w="240" w:type="dxa"/>
              <w:bottom w:w="150" w:type="dxa"/>
              <w:right w:w="0" w:type="dxa"/>
            </w:tcMar>
            <w:vAlign w:val="center"/>
            <w:hideMark/>
          </w:tcPr>
          <w:p w14:paraId="79BA10FC" w14:textId="77777777" w:rsidR="00917D43" w:rsidRPr="00917D43" w:rsidRDefault="00917D43" w:rsidP="00917D43">
            <w:pPr>
              <w:rPr>
                <w:lang w:val="en-AU"/>
              </w:rPr>
            </w:pPr>
            <w:r w:rsidRPr="00917D43">
              <w:rPr>
                <w:lang w:val="en-AU"/>
              </w:rPr>
              <w:t>P1</w:t>
            </w:r>
          </w:p>
        </w:tc>
      </w:tr>
      <w:tr w:rsidR="00917D43" w:rsidRPr="00917D43" w14:paraId="6C5BB224" w14:textId="77777777">
        <w:tc>
          <w:tcPr>
            <w:tcW w:w="0" w:type="auto"/>
            <w:tcMar>
              <w:top w:w="150" w:type="dxa"/>
              <w:left w:w="0" w:type="dxa"/>
              <w:bottom w:w="150" w:type="dxa"/>
              <w:right w:w="240" w:type="dxa"/>
            </w:tcMar>
            <w:vAlign w:val="center"/>
            <w:hideMark/>
          </w:tcPr>
          <w:p w14:paraId="65002F41" w14:textId="77777777" w:rsidR="00917D43" w:rsidRPr="00917D43" w:rsidRDefault="00917D43" w:rsidP="00917D43">
            <w:pPr>
              <w:rPr>
                <w:lang w:val="en-AU"/>
              </w:rPr>
            </w:pPr>
            <w:r w:rsidRPr="00917D43">
              <w:rPr>
                <w:b/>
                <w:bCs/>
                <w:lang w:val="en-AU"/>
              </w:rPr>
              <w:t>战争状态细化</w:t>
            </w:r>
          </w:p>
        </w:tc>
        <w:tc>
          <w:tcPr>
            <w:tcW w:w="0" w:type="auto"/>
            <w:tcMar>
              <w:top w:w="150" w:type="dxa"/>
              <w:left w:w="240" w:type="dxa"/>
              <w:bottom w:w="150" w:type="dxa"/>
              <w:right w:w="240" w:type="dxa"/>
            </w:tcMar>
            <w:vAlign w:val="center"/>
            <w:hideMark/>
          </w:tcPr>
          <w:p w14:paraId="5321B28B" w14:textId="77777777" w:rsidR="00917D43" w:rsidRPr="00917D43" w:rsidRDefault="00917D43" w:rsidP="00917D43">
            <w:pPr>
              <w:rPr>
                <w:lang w:val="en-AU"/>
              </w:rPr>
            </w:pPr>
            <w:r w:rsidRPr="00917D43">
              <w:rPr>
                <w:lang w:val="en-AU"/>
              </w:rPr>
              <w:t>战败后战争仍保持活跃，允许重新集结再战；引入</w:t>
            </w:r>
            <w:r w:rsidRPr="00917D43">
              <w:rPr>
                <w:lang w:val="en-AU"/>
              </w:rPr>
              <w:t> BROKEN </w:t>
            </w:r>
            <w:r w:rsidRPr="00917D43">
              <w:rPr>
                <w:lang w:val="en-AU"/>
              </w:rPr>
              <w:t>或</w:t>
            </w:r>
            <w:r w:rsidRPr="00917D43">
              <w:rPr>
                <w:lang w:val="en-AU"/>
              </w:rPr>
              <w:t> ROUTED </w:t>
            </w:r>
            <w:r w:rsidRPr="00917D43">
              <w:rPr>
                <w:lang w:val="en-AU"/>
              </w:rPr>
              <w:t>状态。</w:t>
            </w:r>
          </w:p>
        </w:tc>
        <w:tc>
          <w:tcPr>
            <w:tcW w:w="0" w:type="auto"/>
            <w:tcMar>
              <w:top w:w="150" w:type="dxa"/>
              <w:left w:w="240" w:type="dxa"/>
              <w:bottom w:w="150" w:type="dxa"/>
              <w:right w:w="0" w:type="dxa"/>
            </w:tcMar>
            <w:vAlign w:val="center"/>
            <w:hideMark/>
          </w:tcPr>
          <w:p w14:paraId="4ECB67D8" w14:textId="77777777" w:rsidR="00917D43" w:rsidRPr="00917D43" w:rsidRDefault="00917D43" w:rsidP="00917D43">
            <w:pPr>
              <w:rPr>
                <w:lang w:val="en-AU"/>
              </w:rPr>
            </w:pPr>
            <w:r w:rsidRPr="00917D43">
              <w:rPr>
                <w:lang w:val="en-AU"/>
              </w:rPr>
              <w:t>P1</w:t>
            </w:r>
          </w:p>
        </w:tc>
      </w:tr>
      <w:tr w:rsidR="00917D43" w:rsidRPr="00917D43" w14:paraId="0F9FFE42" w14:textId="77777777">
        <w:tc>
          <w:tcPr>
            <w:tcW w:w="0" w:type="auto"/>
            <w:tcMar>
              <w:top w:w="150" w:type="dxa"/>
              <w:left w:w="0" w:type="dxa"/>
              <w:bottom w:w="150" w:type="dxa"/>
              <w:right w:w="240" w:type="dxa"/>
            </w:tcMar>
            <w:vAlign w:val="center"/>
            <w:hideMark/>
          </w:tcPr>
          <w:p w14:paraId="14CE05C4" w14:textId="77777777" w:rsidR="00917D43" w:rsidRPr="00917D43" w:rsidRDefault="00917D43" w:rsidP="00917D43">
            <w:pPr>
              <w:rPr>
                <w:lang w:val="en-AU"/>
              </w:rPr>
            </w:pPr>
            <w:r w:rsidRPr="00917D43">
              <w:rPr>
                <w:b/>
                <w:bCs/>
                <w:lang w:val="en-AU"/>
              </w:rPr>
              <w:t>军团类型（波利比乌斯</w:t>
            </w:r>
            <w:r w:rsidRPr="00917D43">
              <w:rPr>
                <w:b/>
                <w:bCs/>
                <w:lang w:val="en-AU"/>
              </w:rPr>
              <w:t>/</w:t>
            </w:r>
            <w:r w:rsidRPr="00917D43">
              <w:rPr>
                <w:b/>
                <w:bCs/>
                <w:lang w:val="en-AU"/>
              </w:rPr>
              <w:t>马略）</w:t>
            </w:r>
          </w:p>
        </w:tc>
        <w:tc>
          <w:tcPr>
            <w:tcW w:w="0" w:type="auto"/>
            <w:tcMar>
              <w:top w:w="150" w:type="dxa"/>
              <w:left w:w="240" w:type="dxa"/>
              <w:bottom w:w="150" w:type="dxa"/>
              <w:right w:w="240" w:type="dxa"/>
            </w:tcMar>
            <w:vAlign w:val="center"/>
            <w:hideMark/>
          </w:tcPr>
          <w:p w14:paraId="3EBFFF41" w14:textId="77777777" w:rsidR="00917D43" w:rsidRPr="00917D43" w:rsidRDefault="00917D43" w:rsidP="00917D43">
            <w:pPr>
              <w:rPr>
                <w:lang w:val="en-AU"/>
              </w:rPr>
            </w:pPr>
            <w:r w:rsidRPr="00917D43">
              <w:rPr>
                <w:lang w:val="en-AU"/>
              </w:rPr>
              <w:t>后期触发马略军改，引入职业军团（更高战力、更高成本）。</w:t>
            </w:r>
          </w:p>
        </w:tc>
        <w:tc>
          <w:tcPr>
            <w:tcW w:w="0" w:type="auto"/>
            <w:tcMar>
              <w:top w:w="150" w:type="dxa"/>
              <w:left w:w="240" w:type="dxa"/>
              <w:bottom w:w="150" w:type="dxa"/>
              <w:right w:w="0" w:type="dxa"/>
            </w:tcMar>
            <w:vAlign w:val="center"/>
            <w:hideMark/>
          </w:tcPr>
          <w:p w14:paraId="66B02C4A" w14:textId="77777777" w:rsidR="00917D43" w:rsidRPr="00917D43" w:rsidRDefault="00917D43" w:rsidP="00917D43">
            <w:pPr>
              <w:rPr>
                <w:lang w:val="en-AU"/>
              </w:rPr>
            </w:pPr>
            <w:r w:rsidRPr="00917D43">
              <w:rPr>
                <w:lang w:val="en-AU"/>
              </w:rPr>
              <w:t>P2</w:t>
            </w:r>
          </w:p>
        </w:tc>
      </w:tr>
    </w:tbl>
    <w:p w14:paraId="07E9E89F" w14:textId="77777777" w:rsidR="00917D43" w:rsidRPr="00917D43" w:rsidRDefault="00000000" w:rsidP="00917D43">
      <w:pPr>
        <w:rPr>
          <w:lang w:val="en-AU"/>
        </w:rPr>
      </w:pPr>
      <w:r>
        <w:rPr>
          <w:lang w:val="en-AU"/>
        </w:rPr>
        <w:pict w14:anchorId="6BC01C28">
          <v:rect id="_x0000_i1027" style="width:0;height:.75pt" o:hralign="center" o:hrstd="t" o:hr="t" fillcolor="#a0a0a0" stroked="f"/>
        </w:pict>
      </w:r>
    </w:p>
    <w:p w14:paraId="338DC98B" w14:textId="77777777" w:rsidR="00917D43" w:rsidRPr="00917D43" w:rsidRDefault="00917D43" w:rsidP="00917D43">
      <w:pPr>
        <w:rPr>
          <w:b/>
          <w:bCs/>
          <w:lang w:val="en-AU"/>
        </w:rPr>
      </w:pPr>
      <w:r w:rsidRPr="00917D43">
        <w:rPr>
          <w:b/>
          <w:bCs/>
          <w:lang w:val="en-AU"/>
        </w:rPr>
        <w:t>三、经济功能</w:t>
      </w:r>
    </w:p>
    <w:tbl>
      <w:tblPr>
        <w:tblW w:w="11280" w:type="dxa"/>
        <w:tblCellMar>
          <w:top w:w="15" w:type="dxa"/>
          <w:left w:w="15" w:type="dxa"/>
          <w:bottom w:w="15" w:type="dxa"/>
          <w:right w:w="15" w:type="dxa"/>
        </w:tblCellMar>
        <w:tblLook w:val="04A0" w:firstRow="1" w:lastRow="0" w:firstColumn="1" w:lastColumn="0" w:noHBand="0" w:noVBand="1"/>
      </w:tblPr>
      <w:tblGrid>
        <w:gridCol w:w="1777"/>
        <w:gridCol w:w="8549"/>
        <w:gridCol w:w="954"/>
      </w:tblGrid>
      <w:tr w:rsidR="00917D43" w:rsidRPr="00917D43" w14:paraId="0BDC1A75" w14:textId="77777777">
        <w:trPr>
          <w:tblHeader/>
        </w:trPr>
        <w:tc>
          <w:tcPr>
            <w:tcW w:w="0" w:type="auto"/>
            <w:tcBorders>
              <w:top w:val="nil"/>
            </w:tcBorders>
            <w:tcMar>
              <w:top w:w="150" w:type="dxa"/>
              <w:left w:w="0" w:type="dxa"/>
              <w:bottom w:w="150" w:type="dxa"/>
              <w:right w:w="240" w:type="dxa"/>
            </w:tcMar>
            <w:vAlign w:val="center"/>
            <w:hideMark/>
          </w:tcPr>
          <w:p w14:paraId="6179B2A9" w14:textId="77777777" w:rsidR="00917D43" w:rsidRPr="00917D43" w:rsidRDefault="00917D43" w:rsidP="00917D43">
            <w:pPr>
              <w:rPr>
                <w:lang w:val="en-AU"/>
              </w:rPr>
            </w:pPr>
            <w:r w:rsidRPr="00917D43">
              <w:rPr>
                <w:lang w:val="en-AU"/>
              </w:rPr>
              <w:t>任务</w:t>
            </w:r>
          </w:p>
        </w:tc>
        <w:tc>
          <w:tcPr>
            <w:tcW w:w="0" w:type="auto"/>
            <w:tcBorders>
              <w:top w:val="nil"/>
            </w:tcBorders>
            <w:tcMar>
              <w:top w:w="150" w:type="dxa"/>
              <w:left w:w="240" w:type="dxa"/>
              <w:bottom w:w="150" w:type="dxa"/>
              <w:right w:w="240" w:type="dxa"/>
            </w:tcMar>
            <w:vAlign w:val="center"/>
            <w:hideMark/>
          </w:tcPr>
          <w:p w14:paraId="14C7DD15" w14:textId="77777777" w:rsidR="00917D43" w:rsidRPr="00917D43" w:rsidRDefault="00917D43" w:rsidP="00917D43">
            <w:pPr>
              <w:rPr>
                <w:lang w:val="en-AU"/>
              </w:rPr>
            </w:pPr>
            <w:r w:rsidRPr="00917D43">
              <w:rPr>
                <w:lang w:val="en-AU"/>
              </w:rPr>
              <w:t>说明</w:t>
            </w:r>
          </w:p>
        </w:tc>
        <w:tc>
          <w:tcPr>
            <w:tcW w:w="0" w:type="auto"/>
            <w:tcBorders>
              <w:top w:val="nil"/>
            </w:tcBorders>
            <w:tcMar>
              <w:top w:w="150" w:type="dxa"/>
              <w:left w:w="240" w:type="dxa"/>
              <w:bottom w:w="150" w:type="dxa"/>
              <w:right w:w="240" w:type="dxa"/>
            </w:tcMar>
            <w:vAlign w:val="center"/>
            <w:hideMark/>
          </w:tcPr>
          <w:p w14:paraId="52792061" w14:textId="77777777" w:rsidR="00917D43" w:rsidRPr="00917D43" w:rsidRDefault="00917D43" w:rsidP="00917D43">
            <w:pPr>
              <w:rPr>
                <w:lang w:val="en-AU"/>
              </w:rPr>
            </w:pPr>
            <w:r w:rsidRPr="00917D43">
              <w:rPr>
                <w:lang w:val="en-AU"/>
              </w:rPr>
              <w:t>优先级</w:t>
            </w:r>
          </w:p>
        </w:tc>
      </w:tr>
      <w:tr w:rsidR="00917D43" w:rsidRPr="00917D43" w14:paraId="34B65927" w14:textId="77777777">
        <w:tc>
          <w:tcPr>
            <w:tcW w:w="0" w:type="auto"/>
            <w:tcMar>
              <w:top w:w="150" w:type="dxa"/>
              <w:left w:w="0" w:type="dxa"/>
              <w:bottom w:w="150" w:type="dxa"/>
              <w:right w:w="240" w:type="dxa"/>
            </w:tcMar>
            <w:vAlign w:val="center"/>
            <w:hideMark/>
          </w:tcPr>
          <w:p w14:paraId="15EFBF97" w14:textId="77777777" w:rsidR="00917D43" w:rsidRPr="00EE49B8" w:rsidRDefault="00917D43" w:rsidP="00917D43">
            <w:pPr>
              <w:rPr>
                <w:color w:val="00B050"/>
                <w:lang w:val="en-AU"/>
              </w:rPr>
            </w:pPr>
            <w:r w:rsidRPr="00EE49B8">
              <w:rPr>
                <w:b/>
                <w:bCs/>
                <w:color w:val="00B050"/>
                <w:lang w:val="en-AU"/>
              </w:rPr>
              <w:t>国库运营费</w:t>
            </w:r>
          </w:p>
        </w:tc>
        <w:tc>
          <w:tcPr>
            <w:tcW w:w="0" w:type="auto"/>
            <w:tcMar>
              <w:top w:w="150" w:type="dxa"/>
              <w:left w:w="240" w:type="dxa"/>
              <w:bottom w:w="150" w:type="dxa"/>
              <w:right w:w="240" w:type="dxa"/>
            </w:tcMar>
            <w:vAlign w:val="center"/>
            <w:hideMark/>
          </w:tcPr>
          <w:p w14:paraId="2995C977" w14:textId="77777777" w:rsidR="00917D43" w:rsidRPr="00EE49B8" w:rsidRDefault="00917D43" w:rsidP="00917D43">
            <w:pPr>
              <w:rPr>
                <w:color w:val="00B050"/>
                <w:lang w:val="en-AU"/>
              </w:rPr>
            </w:pPr>
            <w:r w:rsidRPr="00EE49B8">
              <w:rPr>
                <w:color w:val="00B050"/>
                <w:lang w:val="en-AU"/>
              </w:rPr>
              <w:t>每回合自动扣除运营费，金额按领土总面积或国家公地价值的百分比计算（可配置）。</w:t>
            </w:r>
          </w:p>
        </w:tc>
        <w:tc>
          <w:tcPr>
            <w:tcW w:w="0" w:type="auto"/>
            <w:tcMar>
              <w:top w:w="150" w:type="dxa"/>
              <w:left w:w="240" w:type="dxa"/>
              <w:bottom w:w="150" w:type="dxa"/>
              <w:right w:w="0" w:type="dxa"/>
            </w:tcMar>
            <w:vAlign w:val="center"/>
            <w:hideMark/>
          </w:tcPr>
          <w:p w14:paraId="725EAA40" w14:textId="77777777" w:rsidR="00917D43" w:rsidRPr="00917D43" w:rsidRDefault="00917D43" w:rsidP="00917D43">
            <w:pPr>
              <w:rPr>
                <w:lang w:val="en-AU"/>
              </w:rPr>
            </w:pPr>
            <w:r w:rsidRPr="00917D43">
              <w:rPr>
                <w:lang w:val="en-AU"/>
              </w:rPr>
              <w:t>P0</w:t>
            </w:r>
          </w:p>
        </w:tc>
      </w:tr>
      <w:tr w:rsidR="00917D43" w:rsidRPr="00917D43" w14:paraId="3879F521" w14:textId="77777777">
        <w:tc>
          <w:tcPr>
            <w:tcW w:w="0" w:type="auto"/>
            <w:tcMar>
              <w:top w:w="150" w:type="dxa"/>
              <w:left w:w="0" w:type="dxa"/>
              <w:bottom w:w="150" w:type="dxa"/>
              <w:right w:w="240" w:type="dxa"/>
            </w:tcMar>
            <w:vAlign w:val="center"/>
            <w:hideMark/>
          </w:tcPr>
          <w:p w14:paraId="52870967" w14:textId="77777777" w:rsidR="00917D43" w:rsidRPr="0040527A" w:rsidRDefault="00917D43" w:rsidP="00917D43">
            <w:pPr>
              <w:rPr>
                <w:color w:val="00B050"/>
                <w:lang w:val="en-AU"/>
              </w:rPr>
            </w:pPr>
            <w:r w:rsidRPr="0040527A">
              <w:rPr>
                <w:b/>
                <w:bCs/>
                <w:color w:val="00B050"/>
                <w:lang w:val="en-AU"/>
              </w:rPr>
              <w:t>包税权利润与民怨联动</w:t>
            </w:r>
          </w:p>
        </w:tc>
        <w:tc>
          <w:tcPr>
            <w:tcW w:w="0" w:type="auto"/>
            <w:tcMar>
              <w:top w:w="150" w:type="dxa"/>
              <w:left w:w="240" w:type="dxa"/>
              <w:bottom w:w="150" w:type="dxa"/>
              <w:right w:w="240" w:type="dxa"/>
            </w:tcMar>
            <w:vAlign w:val="center"/>
            <w:hideMark/>
          </w:tcPr>
          <w:p w14:paraId="2180A543" w14:textId="77777777" w:rsidR="00917D43" w:rsidRPr="0040527A" w:rsidRDefault="00917D43" w:rsidP="00917D43">
            <w:pPr>
              <w:rPr>
                <w:color w:val="00B050"/>
                <w:lang w:val="en-AU"/>
              </w:rPr>
            </w:pPr>
            <w:r w:rsidRPr="0040527A">
              <w:rPr>
                <w:color w:val="00B050"/>
                <w:lang w:val="en-AU"/>
              </w:rPr>
              <w:t>包税利润</w:t>
            </w:r>
            <w:r w:rsidRPr="0040527A">
              <w:rPr>
                <w:color w:val="00B050"/>
                <w:lang w:val="en-AU"/>
              </w:rPr>
              <w:t xml:space="preserve"> = </w:t>
            </w:r>
            <w:r w:rsidRPr="0040527A">
              <w:rPr>
                <w:color w:val="00B050"/>
                <w:lang w:val="en-AU"/>
              </w:rPr>
              <w:t>竞标价</w:t>
            </w:r>
            <w:r w:rsidRPr="0040527A">
              <w:rPr>
                <w:color w:val="00B050"/>
                <w:lang w:val="en-AU"/>
              </w:rPr>
              <w:t xml:space="preserve"> × (1 + </w:t>
            </w:r>
            <w:r w:rsidRPr="0040527A">
              <w:rPr>
                <w:color w:val="00B050"/>
                <w:lang w:val="en-AU"/>
              </w:rPr>
              <w:t>随机利润率</w:t>
            </w:r>
            <w:r w:rsidRPr="0040527A">
              <w:rPr>
                <w:color w:val="00B050"/>
                <w:lang w:val="en-AU"/>
              </w:rPr>
              <w:t>)</w:t>
            </w:r>
            <w:r w:rsidRPr="0040527A">
              <w:rPr>
                <w:color w:val="00B050"/>
                <w:lang w:val="en-AU"/>
              </w:rPr>
              <w:t>。实际税率超过行省基础税率时触发民怨上升；低于基础则民怨下降（可降至</w:t>
            </w:r>
            <w:r w:rsidRPr="0040527A">
              <w:rPr>
                <w:color w:val="00B050"/>
                <w:lang w:val="en-AU"/>
              </w:rPr>
              <w:t>0</w:t>
            </w:r>
            <w:r w:rsidRPr="0040527A">
              <w:rPr>
                <w:color w:val="00B050"/>
                <w:lang w:val="en-AU"/>
              </w:rPr>
              <w:t>）。</w:t>
            </w:r>
          </w:p>
        </w:tc>
        <w:tc>
          <w:tcPr>
            <w:tcW w:w="0" w:type="auto"/>
            <w:tcMar>
              <w:top w:w="150" w:type="dxa"/>
              <w:left w:w="240" w:type="dxa"/>
              <w:bottom w:w="150" w:type="dxa"/>
              <w:right w:w="0" w:type="dxa"/>
            </w:tcMar>
            <w:vAlign w:val="center"/>
            <w:hideMark/>
          </w:tcPr>
          <w:p w14:paraId="5F50C3F2" w14:textId="77777777" w:rsidR="00917D43" w:rsidRPr="00917D43" w:rsidRDefault="00917D43" w:rsidP="00917D43">
            <w:pPr>
              <w:rPr>
                <w:lang w:val="en-AU"/>
              </w:rPr>
            </w:pPr>
            <w:r w:rsidRPr="00917D43">
              <w:rPr>
                <w:lang w:val="en-AU"/>
              </w:rPr>
              <w:t>P0</w:t>
            </w:r>
          </w:p>
        </w:tc>
      </w:tr>
      <w:tr w:rsidR="00917D43" w:rsidRPr="00917D43" w14:paraId="7F22FC1B" w14:textId="77777777">
        <w:tc>
          <w:tcPr>
            <w:tcW w:w="0" w:type="auto"/>
            <w:tcMar>
              <w:top w:w="150" w:type="dxa"/>
              <w:left w:w="0" w:type="dxa"/>
              <w:bottom w:w="150" w:type="dxa"/>
              <w:right w:w="240" w:type="dxa"/>
            </w:tcMar>
            <w:vAlign w:val="center"/>
            <w:hideMark/>
          </w:tcPr>
          <w:p w14:paraId="39BDC124" w14:textId="77777777" w:rsidR="00917D43" w:rsidRPr="00917D43" w:rsidRDefault="00917D43" w:rsidP="00917D43">
            <w:pPr>
              <w:rPr>
                <w:lang w:val="en-AU"/>
              </w:rPr>
            </w:pPr>
            <w:r w:rsidRPr="00917D43">
              <w:rPr>
                <w:b/>
                <w:bCs/>
                <w:lang w:val="en-AU"/>
              </w:rPr>
              <w:lastRenderedPageBreak/>
              <w:t>骑士进阶元老</w:t>
            </w:r>
          </w:p>
        </w:tc>
        <w:tc>
          <w:tcPr>
            <w:tcW w:w="0" w:type="auto"/>
            <w:tcMar>
              <w:top w:w="150" w:type="dxa"/>
              <w:left w:w="240" w:type="dxa"/>
              <w:bottom w:w="150" w:type="dxa"/>
              <w:right w:w="240" w:type="dxa"/>
            </w:tcMar>
            <w:vAlign w:val="center"/>
            <w:hideMark/>
          </w:tcPr>
          <w:p w14:paraId="3FA746DD" w14:textId="77777777" w:rsidR="00917D43" w:rsidRPr="00917D43" w:rsidRDefault="00917D43" w:rsidP="00917D43">
            <w:pPr>
              <w:rPr>
                <w:lang w:val="en-AU"/>
              </w:rPr>
            </w:pPr>
            <w:r w:rsidRPr="00917D43">
              <w:rPr>
                <w:lang w:val="en-AU"/>
              </w:rPr>
              <w:t>骑士购买土地后获得竞选财务官资格；当选后自动转为元老（</w:t>
            </w:r>
            <w:proofErr w:type="spellStart"/>
            <w:r w:rsidRPr="00917D43">
              <w:rPr>
                <w:lang w:val="en-AU"/>
              </w:rPr>
              <w:t>class_tier</w:t>
            </w:r>
            <w:proofErr w:type="spellEnd"/>
            <w:r w:rsidRPr="00917D43">
              <w:rPr>
                <w:lang w:val="en-AU"/>
              </w:rPr>
              <w:t> </w:t>
            </w:r>
            <w:r w:rsidRPr="00917D43">
              <w:rPr>
                <w:lang w:val="en-AU"/>
              </w:rPr>
              <w:t>变更为</w:t>
            </w:r>
            <w:r w:rsidRPr="00917D43">
              <w:rPr>
                <w:lang w:val="en-AU"/>
              </w:rPr>
              <w:t> </w:t>
            </w:r>
            <w:proofErr w:type="spellStart"/>
            <w:r w:rsidRPr="00917D43">
              <w:rPr>
                <w:lang w:val="en-AU"/>
              </w:rPr>
              <w:t>nobile</w:t>
            </w:r>
            <w:proofErr w:type="spellEnd"/>
            <w:r w:rsidRPr="00917D43">
              <w:rPr>
                <w:lang w:val="en-AU"/>
              </w:rPr>
              <w:t>），且必须关闭所有执行中的合同。</w:t>
            </w:r>
          </w:p>
        </w:tc>
        <w:tc>
          <w:tcPr>
            <w:tcW w:w="0" w:type="auto"/>
            <w:tcMar>
              <w:top w:w="150" w:type="dxa"/>
              <w:left w:w="240" w:type="dxa"/>
              <w:bottom w:w="150" w:type="dxa"/>
              <w:right w:w="0" w:type="dxa"/>
            </w:tcMar>
            <w:vAlign w:val="center"/>
            <w:hideMark/>
          </w:tcPr>
          <w:p w14:paraId="0F565C63" w14:textId="77777777" w:rsidR="00917D43" w:rsidRPr="00917D43" w:rsidRDefault="00917D43" w:rsidP="00917D43">
            <w:pPr>
              <w:rPr>
                <w:lang w:val="en-AU"/>
              </w:rPr>
            </w:pPr>
            <w:r w:rsidRPr="00917D43">
              <w:rPr>
                <w:lang w:val="en-AU"/>
              </w:rPr>
              <w:t>P1</w:t>
            </w:r>
          </w:p>
        </w:tc>
      </w:tr>
      <w:tr w:rsidR="00917D43" w:rsidRPr="00917D43" w14:paraId="3773508E" w14:textId="77777777">
        <w:tc>
          <w:tcPr>
            <w:tcW w:w="0" w:type="auto"/>
            <w:tcMar>
              <w:top w:w="150" w:type="dxa"/>
              <w:left w:w="0" w:type="dxa"/>
              <w:bottom w:w="150" w:type="dxa"/>
              <w:right w:w="240" w:type="dxa"/>
            </w:tcMar>
            <w:vAlign w:val="center"/>
            <w:hideMark/>
          </w:tcPr>
          <w:p w14:paraId="7C2E9636" w14:textId="77777777" w:rsidR="00917D43" w:rsidRPr="00917D43" w:rsidRDefault="00917D43" w:rsidP="00917D43">
            <w:pPr>
              <w:rPr>
                <w:lang w:val="en-AU"/>
              </w:rPr>
            </w:pPr>
            <w:r w:rsidRPr="00917D43">
              <w:rPr>
                <w:b/>
                <w:bCs/>
                <w:lang w:val="en-AU"/>
              </w:rPr>
              <w:t>行省起义</w:t>
            </w:r>
          </w:p>
        </w:tc>
        <w:tc>
          <w:tcPr>
            <w:tcW w:w="0" w:type="auto"/>
            <w:tcMar>
              <w:top w:w="150" w:type="dxa"/>
              <w:left w:w="240" w:type="dxa"/>
              <w:bottom w:w="150" w:type="dxa"/>
              <w:right w:w="240" w:type="dxa"/>
            </w:tcMar>
            <w:vAlign w:val="center"/>
            <w:hideMark/>
          </w:tcPr>
          <w:p w14:paraId="22457FF1" w14:textId="77777777" w:rsidR="00917D43" w:rsidRPr="00917D43" w:rsidRDefault="00917D43" w:rsidP="00917D43">
            <w:pPr>
              <w:rPr>
                <w:lang w:val="en-AU"/>
              </w:rPr>
            </w:pPr>
            <w:r w:rsidRPr="00917D43">
              <w:rPr>
                <w:lang w:val="en-AU"/>
              </w:rPr>
              <w:t>民怨等级达到</w:t>
            </w:r>
            <w:r w:rsidRPr="00917D43">
              <w:rPr>
                <w:lang w:val="en-AU"/>
              </w:rPr>
              <w:t>3</w:t>
            </w:r>
            <w:r w:rsidRPr="00917D43">
              <w:rPr>
                <w:lang w:val="en-AU"/>
              </w:rPr>
              <w:t>时，在决议阶段自动激活为内部战争（小型战争），需元老院派兵镇压。胜利后民怨归零。</w:t>
            </w:r>
          </w:p>
        </w:tc>
        <w:tc>
          <w:tcPr>
            <w:tcW w:w="0" w:type="auto"/>
            <w:tcMar>
              <w:top w:w="150" w:type="dxa"/>
              <w:left w:w="240" w:type="dxa"/>
              <w:bottom w:w="150" w:type="dxa"/>
              <w:right w:w="0" w:type="dxa"/>
            </w:tcMar>
            <w:vAlign w:val="center"/>
            <w:hideMark/>
          </w:tcPr>
          <w:p w14:paraId="5F4A10CC" w14:textId="77777777" w:rsidR="00917D43" w:rsidRPr="00917D43" w:rsidRDefault="00917D43" w:rsidP="00917D43">
            <w:pPr>
              <w:rPr>
                <w:lang w:val="en-AU"/>
              </w:rPr>
            </w:pPr>
            <w:r w:rsidRPr="00917D43">
              <w:rPr>
                <w:lang w:val="en-AU"/>
              </w:rPr>
              <w:t>P1</w:t>
            </w:r>
          </w:p>
        </w:tc>
      </w:tr>
      <w:tr w:rsidR="00917D43" w:rsidRPr="00917D43" w14:paraId="212E5F90" w14:textId="77777777">
        <w:tc>
          <w:tcPr>
            <w:tcW w:w="0" w:type="auto"/>
            <w:tcMar>
              <w:top w:w="150" w:type="dxa"/>
              <w:left w:w="0" w:type="dxa"/>
              <w:bottom w:w="150" w:type="dxa"/>
              <w:right w:w="240" w:type="dxa"/>
            </w:tcMar>
            <w:vAlign w:val="center"/>
            <w:hideMark/>
          </w:tcPr>
          <w:p w14:paraId="5DE62762" w14:textId="77777777" w:rsidR="00917D43" w:rsidRPr="00917D43" w:rsidRDefault="00917D43" w:rsidP="00917D43">
            <w:pPr>
              <w:rPr>
                <w:lang w:val="en-AU"/>
              </w:rPr>
            </w:pPr>
            <w:r w:rsidRPr="00917D43">
              <w:rPr>
                <w:b/>
                <w:bCs/>
                <w:lang w:val="en-AU"/>
              </w:rPr>
              <w:t>工程质保与偷工减料联动</w:t>
            </w:r>
          </w:p>
        </w:tc>
        <w:tc>
          <w:tcPr>
            <w:tcW w:w="0" w:type="auto"/>
            <w:tcMar>
              <w:top w:w="150" w:type="dxa"/>
              <w:left w:w="240" w:type="dxa"/>
              <w:bottom w:w="150" w:type="dxa"/>
              <w:right w:w="240" w:type="dxa"/>
            </w:tcMar>
            <w:vAlign w:val="center"/>
            <w:hideMark/>
          </w:tcPr>
          <w:p w14:paraId="6181C599" w14:textId="77777777" w:rsidR="00917D43" w:rsidRPr="00917D43" w:rsidRDefault="00917D43" w:rsidP="00917D43">
            <w:pPr>
              <w:rPr>
                <w:lang w:val="en-AU"/>
              </w:rPr>
            </w:pPr>
            <w:r w:rsidRPr="00917D43">
              <w:rPr>
                <w:lang w:val="en-AU"/>
              </w:rPr>
              <w:t>每个工程合同有标准质保期，实际质保期根据实际成本</w:t>
            </w:r>
            <w:r w:rsidRPr="00917D43">
              <w:rPr>
                <w:lang w:val="en-AU"/>
              </w:rPr>
              <w:t>/</w:t>
            </w:r>
            <w:r w:rsidRPr="00917D43">
              <w:rPr>
                <w:lang w:val="en-AU"/>
              </w:rPr>
              <w:t>基线成本的比例折算。质保期内发生天灾时，若工程不合格则无抗灾效果。</w:t>
            </w:r>
          </w:p>
        </w:tc>
        <w:tc>
          <w:tcPr>
            <w:tcW w:w="0" w:type="auto"/>
            <w:tcMar>
              <w:top w:w="150" w:type="dxa"/>
              <w:left w:w="240" w:type="dxa"/>
              <w:bottom w:w="150" w:type="dxa"/>
              <w:right w:w="0" w:type="dxa"/>
            </w:tcMar>
            <w:vAlign w:val="center"/>
            <w:hideMark/>
          </w:tcPr>
          <w:p w14:paraId="4A86671B" w14:textId="77777777" w:rsidR="00917D43" w:rsidRPr="00917D43" w:rsidRDefault="00917D43" w:rsidP="00917D43">
            <w:pPr>
              <w:rPr>
                <w:lang w:val="en-AU"/>
              </w:rPr>
            </w:pPr>
            <w:r w:rsidRPr="00917D43">
              <w:rPr>
                <w:lang w:val="en-AU"/>
              </w:rPr>
              <w:t>P2</w:t>
            </w:r>
          </w:p>
        </w:tc>
      </w:tr>
      <w:tr w:rsidR="00917D43" w:rsidRPr="00917D43" w14:paraId="785E5AA6" w14:textId="77777777">
        <w:tc>
          <w:tcPr>
            <w:tcW w:w="0" w:type="auto"/>
            <w:tcMar>
              <w:top w:w="150" w:type="dxa"/>
              <w:left w:w="0" w:type="dxa"/>
              <w:bottom w:w="150" w:type="dxa"/>
              <w:right w:w="240" w:type="dxa"/>
            </w:tcMar>
            <w:vAlign w:val="center"/>
            <w:hideMark/>
          </w:tcPr>
          <w:p w14:paraId="0B14C83F" w14:textId="77777777" w:rsidR="00917D43" w:rsidRPr="00917D43" w:rsidRDefault="00917D43" w:rsidP="00917D43">
            <w:pPr>
              <w:rPr>
                <w:lang w:val="en-AU"/>
              </w:rPr>
            </w:pPr>
            <w:r w:rsidRPr="00917D43">
              <w:rPr>
                <w:b/>
                <w:bCs/>
                <w:lang w:val="en-AU"/>
              </w:rPr>
              <w:t>合同违法诉讼</w:t>
            </w:r>
          </w:p>
        </w:tc>
        <w:tc>
          <w:tcPr>
            <w:tcW w:w="0" w:type="auto"/>
            <w:tcMar>
              <w:top w:w="150" w:type="dxa"/>
              <w:left w:w="240" w:type="dxa"/>
              <w:bottom w:w="150" w:type="dxa"/>
              <w:right w:w="240" w:type="dxa"/>
            </w:tcMar>
            <w:vAlign w:val="center"/>
            <w:hideMark/>
          </w:tcPr>
          <w:p w14:paraId="3752BD74" w14:textId="77777777" w:rsidR="00917D43" w:rsidRPr="00917D43" w:rsidRDefault="00917D43" w:rsidP="00917D43">
            <w:pPr>
              <w:rPr>
                <w:lang w:val="en-AU"/>
              </w:rPr>
            </w:pPr>
            <w:r w:rsidRPr="00917D43">
              <w:rPr>
                <w:lang w:val="en-AU"/>
              </w:rPr>
              <w:t>骑士因偷工减料或超额征税可被起诉，案件在公民大会由陪审员（随机选民）投票判决。需新增陪审团机制。</w:t>
            </w:r>
          </w:p>
        </w:tc>
        <w:tc>
          <w:tcPr>
            <w:tcW w:w="0" w:type="auto"/>
            <w:tcMar>
              <w:top w:w="150" w:type="dxa"/>
              <w:left w:w="240" w:type="dxa"/>
              <w:bottom w:w="150" w:type="dxa"/>
              <w:right w:w="0" w:type="dxa"/>
            </w:tcMar>
            <w:vAlign w:val="center"/>
            <w:hideMark/>
          </w:tcPr>
          <w:p w14:paraId="7C3AD731" w14:textId="77777777" w:rsidR="00917D43" w:rsidRPr="00917D43" w:rsidRDefault="00917D43" w:rsidP="00917D43">
            <w:pPr>
              <w:rPr>
                <w:lang w:val="en-AU"/>
              </w:rPr>
            </w:pPr>
            <w:r w:rsidRPr="00917D43">
              <w:rPr>
                <w:lang w:val="en-AU"/>
              </w:rPr>
              <w:t>P2</w:t>
            </w:r>
          </w:p>
        </w:tc>
      </w:tr>
      <w:tr w:rsidR="00917D43" w:rsidRPr="00917D43" w14:paraId="690338E2" w14:textId="77777777">
        <w:tc>
          <w:tcPr>
            <w:tcW w:w="0" w:type="auto"/>
            <w:tcMar>
              <w:top w:w="150" w:type="dxa"/>
              <w:left w:w="0" w:type="dxa"/>
              <w:bottom w:w="150" w:type="dxa"/>
              <w:right w:w="240" w:type="dxa"/>
            </w:tcMar>
            <w:vAlign w:val="center"/>
            <w:hideMark/>
          </w:tcPr>
          <w:p w14:paraId="56C88937" w14:textId="77777777" w:rsidR="00917D43" w:rsidRPr="00917D43" w:rsidRDefault="00917D43" w:rsidP="00917D43">
            <w:pPr>
              <w:rPr>
                <w:lang w:val="en-AU"/>
              </w:rPr>
            </w:pPr>
            <w:r w:rsidRPr="00917D43">
              <w:rPr>
                <w:b/>
                <w:bCs/>
                <w:lang w:val="en-AU"/>
              </w:rPr>
              <w:t>工程类型细分</w:t>
            </w:r>
          </w:p>
        </w:tc>
        <w:tc>
          <w:tcPr>
            <w:tcW w:w="0" w:type="auto"/>
            <w:tcMar>
              <w:top w:w="150" w:type="dxa"/>
              <w:left w:w="240" w:type="dxa"/>
              <w:bottom w:w="150" w:type="dxa"/>
              <w:right w:w="240" w:type="dxa"/>
            </w:tcMar>
            <w:vAlign w:val="center"/>
            <w:hideMark/>
          </w:tcPr>
          <w:p w14:paraId="6644E702" w14:textId="77777777" w:rsidR="00917D43" w:rsidRPr="00917D43" w:rsidRDefault="00917D43" w:rsidP="00917D43">
            <w:pPr>
              <w:rPr>
                <w:lang w:val="en-AU"/>
              </w:rPr>
            </w:pPr>
            <w:r w:rsidRPr="00917D43">
              <w:rPr>
                <w:lang w:val="en-AU"/>
              </w:rPr>
              <w:t>公共工程分类型（医院、桥梁、道路、水渠），不同工程对民变、税收有不同影响。</w:t>
            </w:r>
          </w:p>
        </w:tc>
        <w:tc>
          <w:tcPr>
            <w:tcW w:w="0" w:type="auto"/>
            <w:tcMar>
              <w:top w:w="150" w:type="dxa"/>
              <w:left w:w="240" w:type="dxa"/>
              <w:bottom w:w="150" w:type="dxa"/>
              <w:right w:w="0" w:type="dxa"/>
            </w:tcMar>
            <w:vAlign w:val="center"/>
            <w:hideMark/>
          </w:tcPr>
          <w:p w14:paraId="7C5F245F" w14:textId="77777777" w:rsidR="00917D43" w:rsidRPr="00917D43" w:rsidRDefault="00917D43" w:rsidP="00917D43">
            <w:pPr>
              <w:rPr>
                <w:lang w:val="en-AU"/>
              </w:rPr>
            </w:pPr>
            <w:r w:rsidRPr="00917D43">
              <w:rPr>
                <w:lang w:val="en-AU"/>
              </w:rPr>
              <w:t>P2</w:t>
            </w:r>
          </w:p>
        </w:tc>
      </w:tr>
    </w:tbl>
    <w:p w14:paraId="3BAA375A" w14:textId="77777777" w:rsidR="00917D43" w:rsidRPr="00917D43" w:rsidRDefault="00000000" w:rsidP="00917D43">
      <w:pPr>
        <w:rPr>
          <w:lang w:val="en-AU"/>
        </w:rPr>
      </w:pPr>
      <w:r>
        <w:rPr>
          <w:lang w:val="en-AU"/>
        </w:rPr>
        <w:pict w14:anchorId="44050C50">
          <v:rect id="_x0000_i1028" style="width:0;height:.75pt" o:hralign="center" o:hrstd="t" o:hr="t" fillcolor="#a0a0a0" stroked="f"/>
        </w:pict>
      </w:r>
    </w:p>
    <w:p w14:paraId="0C1A5E33" w14:textId="77777777" w:rsidR="00917D43" w:rsidRPr="00917D43" w:rsidRDefault="00917D43" w:rsidP="00917D43">
      <w:pPr>
        <w:rPr>
          <w:b/>
          <w:bCs/>
          <w:lang w:val="en-AU"/>
        </w:rPr>
      </w:pPr>
      <w:r w:rsidRPr="00917D43">
        <w:rPr>
          <w:b/>
          <w:bCs/>
          <w:lang w:val="en-AU"/>
        </w:rPr>
        <w:t>四、宗教</w:t>
      </w:r>
      <w:r w:rsidRPr="00917D43">
        <w:rPr>
          <w:b/>
          <w:bCs/>
          <w:lang w:val="en-AU"/>
        </w:rPr>
        <w:t>/</w:t>
      </w:r>
      <w:r w:rsidRPr="00917D43">
        <w:rPr>
          <w:b/>
          <w:bCs/>
          <w:lang w:val="en-AU"/>
        </w:rPr>
        <w:t>天命事件</w:t>
      </w:r>
    </w:p>
    <w:tbl>
      <w:tblPr>
        <w:tblW w:w="11280" w:type="dxa"/>
        <w:tblCellMar>
          <w:top w:w="15" w:type="dxa"/>
          <w:left w:w="15" w:type="dxa"/>
          <w:bottom w:w="15" w:type="dxa"/>
          <w:right w:w="15" w:type="dxa"/>
        </w:tblCellMar>
        <w:tblLook w:val="04A0" w:firstRow="1" w:lastRow="0" w:firstColumn="1" w:lastColumn="0" w:noHBand="0" w:noVBand="1"/>
      </w:tblPr>
      <w:tblGrid>
        <w:gridCol w:w="1104"/>
        <w:gridCol w:w="9045"/>
        <w:gridCol w:w="1131"/>
      </w:tblGrid>
      <w:tr w:rsidR="00917D43" w:rsidRPr="00917D43" w14:paraId="466D2BE8" w14:textId="77777777" w:rsidTr="00917D43">
        <w:trPr>
          <w:trHeight w:val="1103"/>
          <w:tblHeader/>
        </w:trPr>
        <w:tc>
          <w:tcPr>
            <w:tcW w:w="1104" w:type="dxa"/>
            <w:tcBorders>
              <w:top w:val="nil"/>
            </w:tcBorders>
            <w:tcMar>
              <w:top w:w="150" w:type="dxa"/>
              <w:left w:w="0" w:type="dxa"/>
              <w:bottom w:w="150" w:type="dxa"/>
              <w:right w:w="240" w:type="dxa"/>
            </w:tcMar>
            <w:vAlign w:val="center"/>
            <w:hideMark/>
          </w:tcPr>
          <w:p w14:paraId="6A9C9095" w14:textId="77777777" w:rsidR="00917D43" w:rsidRPr="00917D43" w:rsidRDefault="00917D43" w:rsidP="00917D43">
            <w:pPr>
              <w:rPr>
                <w:lang w:val="en-AU"/>
              </w:rPr>
            </w:pPr>
            <w:r w:rsidRPr="00917D43">
              <w:rPr>
                <w:lang w:val="en-AU"/>
              </w:rPr>
              <w:t>任务</w:t>
            </w:r>
          </w:p>
        </w:tc>
        <w:tc>
          <w:tcPr>
            <w:tcW w:w="9045" w:type="dxa"/>
            <w:tcBorders>
              <w:top w:val="nil"/>
            </w:tcBorders>
            <w:tcMar>
              <w:top w:w="150" w:type="dxa"/>
              <w:left w:w="240" w:type="dxa"/>
              <w:bottom w:w="150" w:type="dxa"/>
              <w:right w:w="240" w:type="dxa"/>
            </w:tcMar>
            <w:vAlign w:val="center"/>
            <w:hideMark/>
          </w:tcPr>
          <w:p w14:paraId="13639DF7" w14:textId="77777777" w:rsidR="00917D43" w:rsidRPr="00917D43" w:rsidRDefault="00917D43" w:rsidP="00917D43">
            <w:pPr>
              <w:rPr>
                <w:lang w:val="en-AU"/>
              </w:rPr>
            </w:pPr>
            <w:r w:rsidRPr="00917D43">
              <w:rPr>
                <w:lang w:val="en-AU"/>
              </w:rPr>
              <w:t>说明</w:t>
            </w:r>
          </w:p>
        </w:tc>
        <w:tc>
          <w:tcPr>
            <w:tcW w:w="0" w:type="auto"/>
            <w:tcBorders>
              <w:top w:val="nil"/>
            </w:tcBorders>
            <w:tcMar>
              <w:top w:w="150" w:type="dxa"/>
              <w:left w:w="240" w:type="dxa"/>
              <w:bottom w:w="150" w:type="dxa"/>
              <w:right w:w="240" w:type="dxa"/>
            </w:tcMar>
            <w:vAlign w:val="center"/>
            <w:hideMark/>
          </w:tcPr>
          <w:p w14:paraId="6FAFCD8A" w14:textId="77777777" w:rsidR="00917D43" w:rsidRPr="00917D43" w:rsidRDefault="00917D43" w:rsidP="00917D43">
            <w:pPr>
              <w:rPr>
                <w:lang w:val="en-AU"/>
              </w:rPr>
            </w:pPr>
            <w:r w:rsidRPr="00917D43">
              <w:rPr>
                <w:lang w:val="en-AU"/>
              </w:rPr>
              <w:t>优先级</w:t>
            </w:r>
          </w:p>
        </w:tc>
      </w:tr>
      <w:tr w:rsidR="00917D43" w:rsidRPr="00917D43" w14:paraId="4458576B" w14:textId="77777777" w:rsidTr="00917D43">
        <w:tc>
          <w:tcPr>
            <w:tcW w:w="1104" w:type="dxa"/>
            <w:tcMar>
              <w:top w:w="150" w:type="dxa"/>
              <w:left w:w="0" w:type="dxa"/>
              <w:bottom w:w="150" w:type="dxa"/>
              <w:right w:w="240" w:type="dxa"/>
            </w:tcMar>
            <w:vAlign w:val="center"/>
            <w:hideMark/>
          </w:tcPr>
          <w:p w14:paraId="653A3806" w14:textId="77777777" w:rsidR="00917D43" w:rsidRPr="00917D43" w:rsidRDefault="00917D43" w:rsidP="00917D43">
            <w:pPr>
              <w:rPr>
                <w:lang w:val="en-AU"/>
              </w:rPr>
            </w:pPr>
            <w:r w:rsidRPr="00917D43">
              <w:rPr>
                <w:b/>
                <w:bCs/>
                <w:lang w:val="en-AU"/>
              </w:rPr>
              <w:t>丰调雨顺</w:t>
            </w:r>
          </w:p>
        </w:tc>
        <w:tc>
          <w:tcPr>
            <w:tcW w:w="9045" w:type="dxa"/>
            <w:tcMar>
              <w:top w:w="150" w:type="dxa"/>
              <w:left w:w="240" w:type="dxa"/>
              <w:bottom w:w="150" w:type="dxa"/>
              <w:right w:w="240" w:type="dxa"/>
            </w:tcMar>
            <w:vAlign w:val="center"/>
            <w:hideMark/>
          </w:tcPr>
          <w:p w14:paraId="058428BB" w14:textId="77777777" w:rsidR="00917D43" w:rsidRPr="00917D43" w:rsidRDefault="00917D43" w:rsidP="00917D43">
            <w:pPr>
              <w:rPr>
                <w:lang w:val="en-AU"/>
              </w:rPr>
            </w:pPr>
            <w:r w:rsidRPr="00917D43">
              <w:rPr>
                <w:lang w:val="en-AU"/>
              </w:rPr>
              <w:t>天命阶段抽到后，本回合受影响行省土地产出</w:t>
            </w:r>
            <w:r w:rsidRPr="00917D43">
              <w:rPr>
                <w:lang w:val="en-AU"/>
              </w:rPr>
              <w:t xml:space="preserve"> +50%</w:t>
            </w:r>
            <w:r w:rsidRPr="00917D43">
              <w:rPr>
                <w:lang w:val="en-AU"/>
              </w:rPr>
              <w:t>（收入翻倍）。</w:t>
            </w:r>
          </w:p>
        </w:tc>
        <w:tc>
          <w:tcPr>
            <w:tcW w:w="0" w:type="auto"/>
            <w:tcMar>
              <w:top w:w="150" w:type="dxa"/>
              <w:left w:w="240" w:type="dxa"/>
              <w:bottom w:w="150" w:type="dxa"/>
              <w:right w:w="0" w:type="dxa"/>
            </w:tcMar>
            <w:vAlign w:val="center"/>
            <w:hideMark/>
          </w:tcPr>
          <w:p w14:paraId="3A1B4CA6" w14:textId="77777777" w:rsidR="00917D43" w:rsidRPr="00917D43" w:rsidRDefault="00917D43" w:rsidP="00917D43">
            <w:pPr>
              <w:rPr>
                <w:lang w:val="en-AU"/>
              </w:rPr>
            </w:pPr>
            <w:r w:rsidRPr="00917D43">
              <w:rPr>
                <w:lang w:val="en-AU"/>
              </w:rPr>
              <w:t>P1</w:t>
            </w:r>
          </w:p>
        </w:tc>
      </w:tr>
      <w:tr w:rsidR="00917D43" w:rsidRPr="00917D43" w14:paraId="36E9D32E" w14:textId="77777777" w:rsidTr="00917D43">
        <w:tc>
          <w:tcPr>
            <w:tcW w:w="1104" w:type="dxa"/>
            <w:tcMar>
              <w:top w:w="150" w:type="dxa"/>
              <w:left w:w="0" w:type="dxa"/>
              <w:bottom w:w="150" w:type="dxa"/>
              <w:right w:w="240" w:type="dxa"/>
            </w:tcMar>
            <w:vAlign w:val="center"/>
            <w:hideMark/>
          </w:tcPr>
          <w:p w14:paraId="0C1E78EB" w14:textId="77777777" w:rsidR="00917D43" w:rsidRPr="00917D43" w:rsidRDefault="00917D43" w:rsidP="00917D43">
            <w:pPr>
              <w:rPr>
                <w:lang w:val="en-AU"/>
              </w:rPr>
            </w:pPr>
            <w:r w:rsidRPr="00917D43">
              <w:rPr>
                <w:b/>
                <w:bCs/>
                <w:lang w:val="en-AU"/>
              </w:rPr>
              <w:lastRenderedPageBreak/>
              <w:t>国泰民安</w:t>
            </w:r>
          </w:p>
        </w:tc>
        <w:tc>
          <w:tcPr>
            <w:tcW w:w="9045" w:type="dxa"/>
            <w:tcMar>
              <w:top w:w="150" w:type="dxa"/>
              <w:left w:w="240" w:type="dxa"/>
              <w:bottom w:w="150" w:type="dxa"/>
              <w:right w:w="240" w:type="dxa"/>
            </w:tcMar>
            <w:vAlign w:val="center"/>
            <w:hideMark/>
          </w:tcPr>
          <w:p w14:paraId="08118912" w14:textId="77777777" w:rsidR="00917D43" w:rsidRPr="00917D43" w:rsidRDefault="00917D43" w:rsidP="00917D43">
            <w:pPr>
              <w:rPr>
                <w:lang w:val="en-AU"/>
              </w:rPr>
            </w:pPr>
            <w:r w:rsidRPr="00917D43">
              <w:rPr>
                <w:lang w:val="en-AU"/>
              </w:rPr>
              <w:t>全国民变威胁等级降</w:t>
            </w:r>
            <w:r w:rsidRPr="00917D43">
              <w:rPr>
                <w:lang w:val="en-AU"/>
              </w:rPr>
              <w:t>1</w:t>
            </w:r>
            <w:r w:rsidRPr="00917D43">
              <w:rPr>
                <w:lang w:val="en-AU"/>
              </w:rPr>
              <w:t>级，战争威胁等级降</w:t>
            </w:r>
            <w:r w:rsidRPr="00917D43">
              <w:rPr>
                <w:lang w:val="en-AU"/>
              </w:rPr>
              <w:t>1</w:t>
            </w:r>
            <w:r w:rsidRPr="00917D43">
              <w:rPr>
                <w:lang w:val="en-AU"/>
              </w:rPr>
              <w:t>级。</w:t>
            </w:r>
          </w:p>
        </w:tc>
        <w:tc>
          <w:tcPr>
            <w:tcW w:w="0" w:type="auto"/>
            <w:tcMar>
              <w:top w:w="150" w:type="dxa"/>
              <w:left w:w="240" w:type="dxa"/>
              <w:bottom w:w="150" w:type="dxa"/>
              <w:right w:w="0" w:type="dxa"/>
            </w:tcMar>
            <w:vAlign w:val="center"/>
            <w:hideMark/>
          </w:tcPr>
          <w:p w14:paraId="23C425C6" w14:textId="77777777" w:rsidR="00917D43" w:rsidRPr="00917D43" w:rsidRDefault="00917D43" w:rsidP="00917D43">
            <w:pPr>
              <w:rPr>
                <w:lang w:val="en-AU"/>
              </w:rPr>
            </w:pPr>
            <w:r w:rsidRPr="00917D43">
              <w:rPr>
                <w:lang w:val="en-AU"/>
              </w:rPr>
              <w:t>P1</w:t>
            </w:r>
          </w:p>
        </w:tc>
      </w:tr>
      <w:tr w:rsidR="00917D43" w:rsidRPr="00917D43" w14:paraId="7E506C41" w14:textId="77777777" w:rsidTr="00917D43">
        <w:tc>
          <w:tcPr>
            <w:tcW w:w="1104" w:type="dxa"/>
            <w:tcMar>
              <w:top w:w="150" w:type="dxa"/>
              <w:left w:w="0" w:type="dxa"/>
              <w:bottom w:w="150" w:type="dxa"/>
              <w:right w:w="240" w:type="dxa"/>
            </w:tcMar>
            <w:vAlign w:val="center"/>
            <w:hideMark/>
          </w:tcPr>
          <w:p w14:paraId="435752AB" w14:textId="77777777" w:rsidR="00917D43" w:rsidRPr="00917D43" w:rsidRDefault="00917D43" w:rsidP="00917D43">
            <w:pPr>
              <w:rPr>
                <w:lang w:val="en-AU"/>
              </w:rPr>
            </w:pPr>
            <w:r w:rsidRPr="00917D43">
              <w:rPr>
                <w:b/>
                <w:bCs/>
                <w:lang w:val="en-AU"/>
              </w:rPr>
              <w:t>天降猛男</w:t>
            </w:r>
          </w:p>
        </w:tc>
        <w:tc>
          <w:tcPr>
            <w:tcW w:w="9045" w:type="dxa"/>
            <w:tcMar>
              <w:top w:w="150" w:type="dxa"/>
              <w:left w:w="240" w:type="dxa"/>
              <w:bottom w:w="150" w:type="dxa"/>
              <w:right w:w="240" w:type="dxa"/>
            </w:tcMar>
            <w:vAlign w:val="center"/>
            <w:hideMark/>
          </w:tcPr>
          <w:p w14:paraId="080B447D" w14:textId="77777777" w:rsidR="00917D43" w:rsidRPr="00917D43" w:rsidRDefault="00917D43" w:rsidP="00917D43">
            <w:pPr>
              <w:rPr>
                <w:lang w:val="en-AU"/>
              </w:rPr>
            </w:pPr>
            <w:r w:rsidRPr="00917D43">
              <w:rPr>
                <w:lang w:val="en-AU"/>
              </w:rPr>
              <w:t>在广场阶段生成一位历史强力人物（如西庇阿、凯撒等），拥有超高初始属性和影响力。</w:t>
            </w:r>
          </w:p>
        </w:tc>
        <w:tc>
          <w:tcPr>
            <w:tcW w:w="0" w:type="auto"/>
            <w:tcMar>
              <w:top w:w="150" w:type="dxa"/>
              <w:left w:w="240" w:type="dxa"/>
              <w:bottom w:w="150" w:type="dxa"/>
              <w:right w:w="0" w:type="dxa"/>
            </w:tcMar>
            <w:vAlign w:val="center"/>
            <w:hideMark/>
          </w:tcPr>
          <w:p w14:paraId="334F2523" w14:textId="77777777" w:rsidR="00917D43" w:rsidRPr="00917D43" w:rsidRDefault="00917D43" w:rsidP="00917D43">
            <w:pPr>
              <w:rPr>
                <w:lang w:val="en-AU"/>
              </w:rPr>
            </w:pPr>
            <w:r w:rsidRPr="00917D43">
              <w:rPr>
                <w:lang w:val="en-AU"/>
              </w:rPr>
              <w:t>P1</w:t>
            </w:r>
          </w:p>
        </w:tc>
      </w:tr>
      <w:tr w:rsidR="00917D43" w:rsidRPr="00917D43" w14:paraId="3ECD1630" w14:textId="77777777" w:rsidTr="00917D43">
        <w:tc>
          <w:tcPr>
            <w:tcW w:w="1104" w:type="dxa"/>
            <w:tcMar>
              <w:top w:w="150" w:type="dxa"/>
              <w:left w:w="0" w:type="dxa"/>
              <w:bottom w:w="150" w:type="dxa"/>
              <w:right w:w="240" w:type="dxa"/>
            </w:tcMar>
            <w:vAlign w:val="center"/>
            <w:hideMark/>
          </w:tcPr>
          <w:p w14:paraId="6E55F0D2" w14:textId="77777777" w:rsidR="00917D43" w:rsidRPr="00917D43" w:rsidRDefault="00917D43" w:rsidP="00917D43">
            <w:pPr>
              <w:rPr>
                <w:lang w:val="en-AU"/>
              </w:rPr>
            </w:pPr>
            <w:r w:rsidRPr="00917D43">
              <w:rPr>
                <w:b/>
                <w:bCs/>
                <w:lang w:val="en-AU"/>
              </w:rPr>
              <w:t>无妄天灾</w:t>
            </w:r>
          </w:p>
        </w:tc>
        <w:tc>
          <w:tcPr>
            <w:tcW w:w="9045" w:type="dxa"/>
            <w:tcMar>
              <w:top w:w="150" w:type="dxa"/>
              <w:left w:w="240" w:type="dxa"/>
              <w:bottom w:w="150" w:type="dxa"/>
              <w:right w:w="240" w:type="dxa"/>
            </w:tcMar>
            <w:vAlign w:val="center"/>
            <w:hideMark/>
          </w:tcPr>
          <w:p w14:paraId="7204A830" w14:textId="77777777" w:rsidR="00917D43" w:rsidRPr="00917D43" w:rsidRDefault="00917D43" w:rsidP="00917D43">
            <w:pPr>
              <w:rPr>
                <w:lang w:val="en-AU"/>
              </w:rPr>
            </w:pPr>
            <w:r w:rsidRPr="00917D43">
              <w:rPr>
                <w:lang w:val="en-AU"/>
              </w:rPr>
              <w:t>随机行省遭受灾害（瘟疫、洪水、地震、干旱），根据行省基础设施情况影响收入或民怨。</w:t>
            </w:r>
          </w:p>
        </w:tc>
        <w:tc>
          <w:tcPr>
            <w:tcW w:w="0" w:type="auto"/>
            <w:tcMar>
              <w:top w:w="150" w:type="dxa"/>
              <w:left w:w="240" w:type="dxa"/>
              <w:bottom w:w="150" w:type="dxa"/>
              <w:right w:w="0" w:type="dxa"/>
            </w:tcMar>
            <w:vAlign w:val="center"/>
            <w:hideMark/>
          </w:tcPr>
          <w:p w14:paraId="37B53C0A" w14:textId="77777777" w:rsidR="00917D43" w:rsidRPr="00917D43" w:rsidRDefault="00917D43" w:rsidP="00917D43">
            <w:pPr>
              <w:rPr>
                <w:lang w:val="en-AU"/>
              </w:rPr>
            </w:pPr>
            <w:r w:rsidRPr="00917D43">
              <w:rPr>
                <w:lang w:val="en-AU"/>
              </w:rPr>
              <w:t>P1</w:t>
            </w:r>
          </w:p>
        </w:tc>
      </w:tr>
    </w:tbl>
    <w:p w14:paraId="5CD8FF03" w14:textId="77777777" w:rsidR="00917D43" w:rsidRPr="00917D43" w:rsidRDefault="00000000" w:rsidP="00917D43">
      <w:pPr>
        <w:rPr>
          <w:lang w:val="en-AU"/>
        </w:rPr>
      </w:pPr>
      <w:r>
        <w:rPr>
          <w:lang w:val="en-AU"/>
        </w:rPr>
        <w:pict w14:anchorId="10B6348E">
          <v:rect id="_x0000_i1029" style="width:0;height:.75pt" o:hralign="center" o:hrstd="t" o:hr="t" fillcolor="#a0a0a0" stroked="f"/>
        </w:pict>
      </w:r>
    </w:p>
    <w:p w14:paraId="0BBBEC30" w14:textId="77777777" w:rsidR="00917D43" w:rsidRPr="00917D43" w:rsidRDefault="00917D43" w:rsidP="00917D43">
      <w:pPr>
        <w:rPr>
          <w:b/>
          <w:bCs/>
          <w:lang w:val="en-AU"/>
        </w:rPr>
      </w:pPr>
      <w:r w:rsidRPr="00917D43">
        <w:rPr>
          <w:b/>
          <w:bCs/>
          <w:lang w:val="en-AU"/>
        </w:rPr>
        <w:t>五、人物关系</w:t>
      </w:r>
    </w:p>
    <w:tbl>
      <w:tblPr>
        <w:tblW w:w="11280" w:type="dxa"/>
        <w:tblCellMar>
          <w:top w:w="15" w:type="dxa"/>
          <w:left w:w="15" w:type="dxa"/>
          <w:bottom w:w="15" w:type="dxa"/>
          <w:right w:w="15" w:type="dxa"/>
        </w:tblCellMar>
        <w:tblLook w:val="04A0" w:firstRow="1" w:lastRow="0" w:firstColumn="1" w:lastColumn="0" w:noHBand="0" w:noVBand="1"/>
      </w:tblPr>
      <w:tblGrid>
        <w:gridCol w:w="1063"/>
        <w:gridCol w:w="9223"/>
        <w:gridCol w:w="994"/>
      </w:tblGrid>
      <w:tr w:rsidR="00917D43" w:rsidRPr="00917D43" w14:paraId="4BA1E1B4" w14:textId="77777777">
        <w:trPr>
          <w:tblHeader/>
        </w:trPr>
        <w:tc>
          <w:tcPr>
            <w:tcW w:w="0" w:type="auto"/>
            <w:tcBorders>
              <w:top w:val="nil"/>
            </w:tcBorders>
            <w:tcMar>
              <w:top w:w="150" w:type="dxa"/>
              <w:left w:w="0" w:type="dxa"/>
              <w:bottom w:w="150" w:type="dxa"/>
              <w:right w:w="240" w:type="dxa"/>
            </w:tcMar>
            <w:vAlign w:val="center"/>
            <w:hideMark/>
          </w:tcPr>
          <w:p w14:paraId="43609599" w14:textId="77777777" w:rsidR="00917D43" w:rsidRPr="00917D43" w:rsidRDefault="00917D43" w:rsidP="00917D43">
            <w:pPr>
              <w:rPr>
                <w:lang w:val="en-AU"/>
              </w:rPr>
            </w:pPr>
            <w:r w:rsidRPr="00917D43">
              <w:rPr>
                <w:lang w:val="en-AU"/>
              </w:rPr>
              <w:t>任务</w:t>
            </w:r>
          </w:p>
        </w:tc>
        <w:tc>
          <w:tcPr>
            <w:tcW w:w="0" w:type="auto"/>
            <w:tcBorders>
              <w:top w:val="nil"/>
            </w:tcBorders>
            <w:tcMar>
              <w:top w:w="150" w:type="dxa"/>
              <w:left w:w="240" w:type="dxa"/>
              <w:bottom w:w="150" w:type="dxa"/>
              <w:right w:w="240" w:type="dxa"/>
            </w:tcMar>
            <w:vAlign w:val="center"/>
            <w:hideMark/>
          </w:tcPr>
          <w:p w14:paraId="6B57F635" w14:textId="77777777" w:rsidR="00917D43" w:rsidRPr="00917D43" w:rsidRDefault="00917D43" w:rsidP="00917D43">
            <w:pPr>
              <w:rPr>
                <w:lang w:val="en-AU"/>
              </w:rPr>
            </w:pPr>
            <w:r w:rsidRPr="00917D43">
              <w:rPr>
                <w:lang w:val="en-AU"/>
              </w:rPr>
              <w:t>说明</w:t>
            </w:r>
          </w:p>
        </w:tc>
        <w:tc>
          <w:tcPr>
            <w:tcW w:w="0" w:type="auto"/>
            <w:tcBorders>
              <w:top w:val="nil"/>
            </w:tcBorders>
            <w:tcMar>
              <w:top w:w="150" w:type="dxa"/>
              <w:left w:w="240" w:type="dxa"/>
              <w:bottom w:w="150" w:type="dxa"/>
              <w:right w:w="240" w:type="dxa"/>
            </w:tcMar>
            <w:vAlign w:val="center"/>
            <w:hideMark/>
          </w:tcPr>
          <w:p w14:paraId="288D311D" w14:textId="77777777" w:rsidR="00917D43" w:rsidRPr="00917D43" w:rsidRDefault="00917D43" w:rsidP="00917D43">
            <w:pPr>
              <w:rPr>
                <w:lang w:val="en-AU"/>
              </w:rPr>
            </w:pPr>
            <w:r w:rsidRPr="00917D43">
              <w:rPr>
                <w:lang w:val="en-AU"/>
              </w:rPr>
              <w:t>优先级</w:t>
            </w:r>
          </w:p>
        </w:tc>
      </w:tr>
      <w:tr w:rsidR="00917D43" w:rsidRPr="00917D43" w14:paraId="688845F3" w14:textId="77777777">
        <w:tc>
          <w:tcPr>
            <w:tcW w:w="0" w:type="auto"/>
            <w:tcMar>
              <w:top w:w="150" w:type="dxa"/>
              <w:left w:w="0" w:type="dxa"/>
              <w:bottom w:w="150" w:type="dxa"/>
              <w:right w:w="240" w:type="dxa"/>
            </w:tcMar>
            <w:vAlign w:val="center"/>
            <w:hideMark/>
          </w:tcPr>
          <w:p w14:paraId="1C5C8AC3" w14:textId="77777777" w:rsidR="00917D43" w:rsidRPr="00917D43" w:rsidRDefault="00917D43" w:rsidP="00917D43">
            <w:pPr>
              <w:rPr>
                <w:lang w:val="en-AU"/>
              </w:rPr>
            </w:pPr>
            <w:r w:rsidRPr="00917D43">
              <w:rPr>
                <w:b/>
                <w:bCs/>
                <w:lang w:val="en-AU"/>
              </w:rPr>
              <w:t>忠诚度机制</w:t>
            </w:r>
          </w:p>
        </w:tc>
        <w:tc>
          <w:tcPr>
            <w:tcW w:w="0" w:type="auto"/>
            <w:tcMar>
              <w:top w:w="150" w:type="dxa"/>
              <w:left w:w="240" w:type="dxa"/>
              <w:bottom w:w="150" w:type="dxa"/>
              <w:right w:w="240" w:type="dxa"/>
            </w:tcMar>
            <w:vAlign w:val="center"/>
            <w:hideMark/>
          </w:tcPr>
          <w:p w14:paraId="2544228C" w14:textId="77777777" w:rsidR="00917D43" w:rsidRPr="00917D43" w:rsidRDefault="00917D43" w:rsidP="00917D43">
            <w:pPr>
              <w:rPr>
                <w:lang w:val="en-AU"/>
              </w:rPr>
            </w:pPr>
            <w:r w:rsidRPr="00917D43">
              <w:rPr>
                <w:lang w:val="en-AU"/>
              </w:rPr>
              <w:t>人物</w:t>
            </w:r>
            <w:r w:rsidRPr="00917D43">
              <w:rPr>
                <w:lang w:val="en-AU"/>
              </w:rPr>
              <w:t> loyalty </w:t>
            </w:r>
            <w:r w:rsidRPr="00917D43">
              <w:rPr>
                <w:lang w:val="en-AU"/>
              </w:rPr>
              <w:t>影响被收买难度、执行派系指令的遵从度（如投票时可能叛变）。需设计变化规则（如分赃不均、夙愿达成等）。</w:t>
            </w:r>
          </w:p>
        </w:tc>
        <w:tc>
          <w:tcPr>
            <w:tcW w:w="0" w:type="auto"/>
            <w:tcMar>
              <w:top w:w="150" w:type="dxa"/>
              <w:left w:w="240" w:type="dxa"/>
              <w:bottom w:w="150" w:type="dxa"/>
              <w:right w:w="0" w:type="dxa"/>
            </w:tcMar>
            <w:vAlign w:val="center"/>
            <w:hideMark/>
          </w:tcPr>
          <w:p w14:paraId="41EE282E" w14:textId="77777777" w:rsidR="00917D43" w:rsidRPr="00917D43" w:rsidRDefault="00917D43" w:rsidP="00917D43">
            <w:pPr>
              <w:rPr>
                <w:lang w:val="en-AU"/>
              </w:rPr>
            </w:pPr>
            <w:r w:rsidRPr="00917D43">
              <w:rPr>
                <w:lang w:val="en-AU"/>
              </w:rPr>
              <w:t>P1</w:t>
            </w:r>
          </w:p>
        </w:tc>
      </w:tr>
      <w:tr w:rsidR="00917D43" w:rsidRPr="00917D43" w14:paraId="6711E7DB" w14:textId="77777777">
        <w:tc>
          <w:tcPr>
            <w:tcW w:w="0" w:type="auto"/>
            <w:tcMar>
              <w:top w:w="150" w:type="dxa"/>
              <w:left w:w="0" w:type="dxa"/>
              <w:bottom w:w="150" w:type="dxa"/>
              <w:right w:w="240" w:type="dxa"/>
            </w:tcMar>
            <w:vAlign w:val="center"/>
            <w:hideMark/>
          </w:tcPr>
          <w:p w14:paraId="4EF061EE" w14:textId="77777777" w:rsidR="00917D43" w:rsidRPr="00917D43" w:rsidRDefault="00917D43" w:rsidP="00917D43">
            <w:pPr>
              <w:rPr>
                <w:lang w:val="en-AU"/>
              </w:rPr>
            </w:pPr>
            <w:r w:rsidRPr="00917D43">
              <w:rPr>
                <w:b/>
                <w:bCs/>
                <w:lang w:val="en-AU"/>
              </w:rPr>
              <w:t>经验值系统</w:t>
            </w:r>
          </w:p>
        </w:tc>
        <w:tc>
          <w:tcPr>
            <w:tcW w:w="0" w:type="auto"/>
            <w:tcMar>
              <w:top w:w="150" w:type="dxa"/>
              <w:left w:w="240" w:type="dxa"/>
              <w:bottom w:w="150" w:type="dxa"/>
              <w:right w:w="240" w:type="dxa"/>
            </w:tcMar>
            <w:vAlign w:val="center"/>
            <w:hideMark/>
          </w:tcPr>
          <w:p w14:paraId="76E9BB74" w14:textId="77777777" w:rsidR="00917D43" w:rsidRPr="00917D43" w:rsidRDefault="00917D43" w:rsidP="00917D43">
            <w:pPr>
              <w:rPr>
                <w:lang w:val="en-AU"/>
              </w:rPr>
            </w:pPr>
            <w:r w:rsidRPr="00917D43">
              <w:rPr>
                <w:lang w:val="en-AU"/>
              </w:rPr>
              <w:t>人物通过战争、合同、担任公职获得经验，经验提升可增加相应属性（如军略、智略）。</w:t>
            </w:r>
          </w:p>
        </w:tc>
        <w:tc>
          <w:tcPr>
            <w:tcW w:w="0" w:type="auto"/>
            <w:tcMar>
              <w:top w:w="150" w:type="dxa"/>
              <w:left w:w="240" w:type="dxa"/>
              <w:bottom w:w="150" w:type="dxa"/>
              <w:right w:w="0" w:type="dxa"/>
            </w:tcMar>
            <w:vAlign w:val="center"/>
            <w:hideMark/>
          </w:tcPr>
          <w:p w14:paraId="7FC942BA" w14:textId="77777777" w:rsidR="00917D43" w:rsidRPr="00917D43" w:rsidRDefault="00917D43" w:rsidP="00917D43">
            <w:pPr>
              <w:rPr>
                <w:lang w:val="en-AU"/>
              </w:rPr>
            </w:pPr>
            <w:r w:rsidRPr="00917D43">
              <w:rPr>
                <w:lang w:val="en-AU"/>
              </w:rPr>
              <w:t>P2</w:t>
            </w:r>
          </w:p>
        </w:tc>
      </w:tr>
    </w:tbl>
    <w:p w14:paraId="34F8BA5D" w14:textId="77777777" w:rsidR="00917D43" w:rsidRPr="00917D43" w:rsidRDefault="00000000" w:rsidP="00917D43">
      <w:pPr>
        <w:rPr>
          <w:lang w:val="en-AU"/>
        </w:rPr>
      </w:pPr>
      <w:r>
        <w:rPr>
          <w:lang w:val="en-AU"/>
        </w:rPr>
        <w:pict w14:anchorId="390AD6BF">
          <v:rect id="_x0000_i1030" style="width:0;height:.75pt" o:hralign="center" o:hrstd="t" o:hr="t" fillcolor="#a0a0a0" stroked="f"/>
        </w:pict>
      </w:r>
    </w:p>
    <w:p w14:paraId="45125AA6" w14:textId="77777777" w:rsidR="00917D43" w:rsidRPr="00917D43" w:rsidRDefault="00917D43" w:rsidP="00917D43">
      <w:pPr>
        <w:rPr>
          <w:b/>
          <w:bCs/>
          <w:lang w:val="en-AU"/>
        </w:rPr>
      </w:pPr>
      <w:r w:rsidRPr="00917D43">
        <w:rPr>
          <w:b/>
          <w:bCs/>
          <w:lang w:val="en-AU"/>
        </w:rPr>
        <w:t>六、系统功能</w:t>
      </w:r>
    </w:p>
    <w:tbl>
      <w:tblPr>
        <w:tblW w:w="11280" w:type="dxa"/>
        <w:tblCellMar>
          <w:top w:w="15" w:type="dxa"/>
          <w:left w:w="15" w:type="dxa"/>
          <w:bottom w:w="15" w:type="dxa"/>
          <w:right w:w="15" w:type="dxa"/>
        </w:tblCellMar>
        <w:tblLook w:val="04A0" w:firstRow="1" w:lastRow="0" w:firstColumn="1" w:lastColumn="0" w:noHBand="0" w:noVBand="1"/>
      </w:tblPr>
      <w:tblGrid>
        <w:gridCol w:w="1638"/>
        <w:gridCol w:w="8622"/>
        <w:gridCol w:w="1020"/>
      </w:tblGrid>
      <w:tr w:rsidR="00917D43" w:rsidRPr="00917D43" w14:paraId="55038C87" w14:textId="77777777">
        <w:trPr>
          <w:tblHeader/>
        </w:trPr>
        <w:tc>
          <w:tcPr>
            <w:tcW w:w="0" w:type="auto"/>
            <w:tcBorders>
              <w:top w:val="nil"/>
            </w:tcBorders>
            <w:tcMar>
              <w:top w:w="150" w:type="dxa"/>
              <w:left w:w="0" w:type="dxa"/>
              <w:bottom w:w="150" w:type="dxa"/>
              <w:right w:w="240" w:type="dxa"/>
            </w:tcMar>
            <w:vAlign w:val="center"/>
            <w:hideMark/>
          </w:tcPr>
          <w:p w14:paraId="6C2C7C7A" w14:textId="77777777" w:rsidR="00917D43" w:rsidRPr="00917D43" w:rsidRDefault="00917D43" w:rsidP="00917D43">
            <w:pPr>
              <w:rPr>
                <w:lang w:val="en-AU"/>
              </w:rPr>
            </w:pPr>
            <w:r w:rsidRPr="00917D43">
              <w:rPr>
                <w:lang w:val="en-AU"/>
              </w:rPr>
              <w:t>任务</w:t>
            </w:r>
          </w:p>
        </w:tc>
        <w:tc>
          <w:tcPr>
            <w:tcW w:w="0" w:type="auto"/>
            <w:tcBorders>
              <w:top w:val="nil"/>
            </w:tcBorders>
            <w:tcMar>
              <w:top w:w="150" w:type="dxa"/>
              <w:left w:w="240" w:type="dxa"/>
              <w:bottom w:w="150" w:type="dxa"/>
              <w:right w:w="240" w:type="dxa"/>
            </w:tcMar>
            <w:vAlign w:val="center"/>
            <w:hideMark/>
          </w:tcPr>
          <w:p w14:paraId="01B03CED" w14:textId="77777777" w:rsidR="00917D43" w:rsidRPr="00917D43" w:rsidRDefault="00917D43" w:rsidP="00917D43">
            <w:pPr>
              <w:rPr>
                <w:lang w:val="en-AU"/>
              </w:rPr>
            </w:pPr>
            <w:r w:rsidRPr="00917D43">
              <w:rPr>
                <w:lang w:val="en-AU"/>
              </w:rPr>
              <w:t>说明</w:t>
            </w:r>
          </w:p>
        </w:tc>
        <w:tc>
          <w:tcPr>
            <w:tcW w:w="0" w:type="auto"/>
            <w:tcBorders>
              <w:top w:val="nil"/>
            </w:tcBorders>
            <w:tcMar>
              <w:top w:w="150" w:type="dxa"/>
              <w:left w:w="240" w:type="dxa"/>
              <w:bottom w:w="150" w:type="dxa"/>
              <w:right w:w="240" w:type="dxa"/>
            </w:tcMar>
            <w:vAlign w:val="center"/>
            <w:hideMark/>
          </w:tcPr>
          <w:p w14:paraId="611DF316" w14:textId="77777777" w:rsidR="00917D43" w:rsidRPr="00917D43" w:rsidRDefault="00917D43" w:rsidP="00917D43">
            <w:pPr>
              <w:rPr>
                <w:lang w:val="en-AU"/>
              </w:rPr>
            </w:pPr>
            <w:r w:rsidRPr="00917D43">
              <w:rPr>
                <w:lang w:val="en-AU"/>
              </w:rPr>
              <w:t>优先级</w:t>
            </w:r>
          </w:p>
        </w:tc>
      </w:tr>
      <w:tr w:rsidR="00917D43" w:rsidRPr="00917D43" w14:paraId="4E51E6ED" w14:textId="77777777">
        <w:tc>
          <w:tcPr>
            <w:tcW w:w="0" w:type="auto"/>
            <w:tcMar>
              <w:top w:w="150" w:type="dxa"/>
              <w:left w:w="0" w:type="dxa"/>
              <w:bottom w:w="150" w:type="dxa"/>
              <w:right w:w="240" w:type="dxa"/>
            </w:tcMar>
            <w:vAlign w:val="center"/>
            <w:hideMark/>
          </w:tcPr>
          <w:p w14:paraId="0432F95A" w14:textId="77777777" w:rsidR="00917D43" w:rsidRPr="00917D43" w:rsidRDefault="00917D43" w:rsidP="00917D43">
            <w:pPr>
              <w:rPr>
                <w:lang w:val="en-AU"/>
              </w:rPr>
            </w:pPr>
            <w:r w:rsidRPr="00917D43">
              <w:rPr>
                <w:b/>
                <w:bCs/>
                <w:lang w:val="en-AU"/>
              </w:rPr>
              <w:lastRenderedPageBreak/>
              <w:t>存档</w:t>
            </w:r>
            <w:r w:rsidRPr="00917D43">
              <w:rPr>
                <w:b/>
                <w:bCs/>
                <w:lang w:val="en-AU"/>
              </w:rPr>
              <w:t>/</w:t>
            </w:r>
            <w:r w:rsidRPr="00917D43">
              <w:rPr>
                <w:b/>
                <w:bCs/>
                <w:lang w:val="en-AU"/>
              </w:rPr>
              <w:t>读档</w:t>
            </w:r>
          </w:p>
        </w:tc>
        <w:tc>
          <w:tcPr>
            <w:tcW w:w="0" w:type="auto"/>
            <w:tcMar>
              <w:top w:w="150" w:type="dxa"/>
              <w:left w:w="240" w:type="dxa"/>
              <w:bottom w:w="150" w:type="dxa"/>
              <w:right w:w="240" w:type="dxa"/>
            </w:tcMar>
            <w:vAlign w:val="center"/>
            <w:hideMark/>
          </w:tcPr>
          <w:p w14:paraId="3294B129" w14:textId="77777777" w:rsidR="00917D43" w:rsidRPr="00917D43" w:rsidRDefault="00917D43" w:rsidP="00917D43">
            <w:pPr>
              <w:rPr>
                <w:lang w:val="en-AU"/>
              </w:rPr>
            </w:pPr>
            <w:r w:rsidRPr="00917D43">
              <w:rPr>
                <w:lang w:val="en-AU"/>
              </w:rPr>
              <w:t>实现游戏状态持久化，可保存当前回合、所有实体状态、随机种子等。</w:t>
            </w:r>
          </w:p>
        </w:tc>
        <w:tc>
          <w:tcPr>
            <w:tcW w:w="0" w:type="auto"/>
            <w:tcMar>
              <w:top w:w="150" w:type="dxa"/>
              <w:left w:w="240" w:type="dxa"/>
              <w:bottom w:w="150" w:type="dxa"/>
              <w:right w:w="0" w:type="dxa"/>
            </w:tcMar>
            <w:vAlign w:val="center"/>
            <w:hideMark/>
          </w:tcPr>
          <w:p w14:paraId="0D5D45F8" w14:textId="77777777" w:rsidR="00917D43" w:rsidRPr="00917D43" w:rsidRDefault="00917D43" w:rsidP="00917D43">
            <w:pPr>
              <w:rPr>
                <w:lang w:val="en-AU"/>
              </w:rPr>
            </w:pPr>
            <w:r w:rsidRPr="00917D43">
              <w:rPr>
                <w:lang w:val="en-AU"/>
              </w:rPr>
              <w:t>P0</w:t>
            </w:r>
          </w:p>
        </w:tc>
      </w:tr>
      <w:tr w:rsidR="00917D43" w:rsidRPr="00917D43" w14:paraId="2F5F0242" w14:textId="77777777">
        <w:tc>
          <w:tcPr>
            <w:tcW w:w="0" w:type="auto"/>
            <w:tcMar>
              <w:top w:w="150" w:type="dxa"/>
              <w:left w:w="0" w:type="dxa"/>
              <w:bottom w:w="150" w:type="dxa"/>
              <w:right w:w="240" w:type="dxa"/>
            </w:tcMar>
            <w:vAlign w:val="center"/>
            <w:hideMark/>
          </w:tcPr>
          <w:p w14:paraId="3714F5E7" w14:textId="77777777" w:rsidR="00917D43" w:rsidRPr="00917D43" w:rsidRDefault="00917D43" w:rsidP="00917D43">
            <w:pPr>
              <w:rPr>
                <w:lang w:val="en-AU"/>
              </w:rPr>
            </w:pPr>
            <w:r w:rsidRPr="00917D43">
              <w:rPr>
                <w:b/>
                <w:bCs/>
                <w:lang w:val="en-AU"/>
              </w:rPr>
              <w:t>多玩家支持</w:t>
            </w:r>
          </w:p>
        </w:tc>
        <w:tc>
          <w:tcPr>
            <w:tcW w:w="0" w:type="auto"/>
            <w:tcMar>
              <w:top w:w="150" w:type="dxa"/>
              <w:left w:w="240" w:type="dxa"/>
              <w:bottom w:w="150" w:type="dxa"/>
              <w:right w:w="240" w:type="dxa"/>
            </w:tcMar>
            <w:vAlign w:val="center"/>
            <w:hideMark/>
          </w:tcPr>
          <w:p w14:paraId="3A2A76A9" w14:textId="77777777" w:rsidR="00917D43" w:rsidRPr="00917D43" w:rsidRDefault="00917D43" w:rsidP="00917D43">
            <w:pPr>
              <w:rPr>
                <w:lang w:val="en-AU"/>
              </w:rPr>
            </w:pPr>
            <w:r w:rsidRPr="00917D43">
              <w:rPr>
                <w:lang w:val="en-AU"/>
              </w:rPr>
              <w:t>支持</w:t>
            </w:r>
            <w:r w:rsidRPr="00917D43">
              <w:rPr>
                <w:lang w:val="en-AU"/>
              </w:rPr>
              <w:t xml:space="preserve"> 3-6 </w:t>
            </w:r>
            <w:r w:rsidRPr="00917D43">
              <w:rPr>
                <w:lang w:val="en-AU"/>
              </w:rPr>
              <w:t>人轮流操作，实现玩家切换、派系权限隔离、回合同步。</w:t>
            </w:r>
          </w:p>
        </w:tc>
        <w:tc>
          <w:tcPr>
            <w:tcW w:w="0" w:type="auto"/>
            <w:tcMar>
              <w:top w:w="150" w:type="dxa"/>
              <w:left w:w="240" w:type="dxa"/>
              <w:bottom w:w="150" w:type="dxa"/>
              <w:right w:w="0" w:type="dxa"/>
            </w:tcMar>
            <w:vAlign w:val="center"/>
            <w:hideMark/>
          </w:tcPr>
          <w:p w14:paraId="0A16FFC6" w14:textId="77777777" w:rsidR="00917D43" w:rsidRPr="00917D43" w:rsidRDefault="00917D43" w:rsidP="00917D43">
            <w:pPr>
              <w:rPr>
                <w:lang w:val="en-AU"/>
              </w:rPr>
            </w:pPr>
            <w:r w:rsidRPr="00917D43">
              <w:rPr>
                <w:lang w:val="en-AU"/>
              </w:rPr>
              <w:t>P0</w:t>
            </w:r>
          </w:p>
        </w:tc>
      </w:tr>
      <w:tr w:rsidR="00917D43" w:rsidRPr="00917D43" w14:paraId="3A9E4EBD" w14:textId="77777777">
        <w:tc>
          <w:tcPr>
            <w:tcW w:w="0" w:type="auto"/>
            <w:tcMar>
              <w:top w:w="150" w:type="dxa"/>
              <w:left w:w="0" w:type="dxa"/>
              <w:bottom w:w="150" w:type="dxa"/>
              <w:right w:w="240" w:type="dxa"/>
            </w:tcMar>
            <w:vAlign w:val="center"/>
            <w:hideMark/>
          </w:tcPr>
          <w:p w14:paraId="6AE661B6" w14:textId="77777777" w:rsidR="00917D43" w:rsidRPr="00917D43" w:rsidRDefault="00917D43" w:rsidP="00917D43">
            <w:pPr>
              <w:rPr>
                <w:lang w:val="en-AU"/>
              </w:rPr>
            </w:pPr>
            <w:r w:rsidRPr="00917D43">
              <w:rPr>
                <w:b/>
                <w:bCs/>
                <w:lang w:val="en-AU"/>
              </w:rPr>
              <w:t>游戏配置外置</w:t>
            </w:r>
          </w:p>
        </w:tc>
        <w:tc>
          <w:tcPr>
            <w:tcW w:w="0" w:type="auto"/>
            <w:tcMar>
              <w:top w:w="150" w:type="dxa"/>
              <w:left w:w="240" w:type="dxa"/>
              <w:bottom w:w="150" w:type="dxa"/>
              <w:right w:w="240" w:type="dxa"/>
            </w:tcMar>
            <w:vAlign w:val="center"/>
            <w:hideMark/>
          </w:tcPr>
          <w:p w14:paraId="233F64C0" w14:textId="77777777" w:rsidR="00917D43" w:rsidRPr="00917D43" w:rsidRDefault="00917D43" w:rsidP="00917D43">
            <w:pPr>
              <w:rPr>
                <w:lang w:val="en-AU"/>
              </w:rPr>
            </w:pPr>
            <w:r w:rsidRPr="00917D43">
              <w:rPr>
                <w:lang w:val="en-AU"/>
              </w:rPr>
              <w:t>将硬编码数值（如官职等级、公职加成、家族声望）移至</w:t>
            </w:r>
            <w:r w:rsidRPr="00917D43">
              <w:rPr>
                <w:lang w:val="en-AU"/>
              </w:rPr>
              <w:t> </w:t>
            </w:r>
            <w:proofErr w:type="spellStart"/>
            <w:r w:rsidRPr="00917D43">
              <w:rPr>
                <w:lang w:val="en-AU"/>
              </w:rPr>
              <w:t>game_config.json</w:t>
            </w:r>
            <w:proofErr w:type="spellEnd"/>
            <w:r w:rsidRPr="00917D43">
              <w:rPr>
                <w:lang w:val="en-AU"/>
              </w:rPr>
              <w:t>。</w:t>
            </w:r>
          </w:p>
        </w:tc>
        <w:tc>
          <w:tcPr>
            <w:tcW w:w="0" w:type="auto"/>
            <w:tcMar>
              <w:top w:w="150" w:type="dxa"/>
              <w:left w:w="240" w:type="dxa"/>
              <w:bottom w:w="150" w:type="dxa"/>
              <w:right w:w="0" w:type="dxa"/>
            </w:tcMar>
            <w:vAlign w:val="center"/>
            <w:hideMark/>
          </w:tcPr>
          <w:p w14:paraId="5208E74D" w14:textId="77777777" w:rsidR="00917D43" w:rsidRPr="00917D43" w:rsidRDefault="00917D43" w:rsidP="00917D43">
            <w:pPr>
              <w:rPr>
                <w:lang w:val="en-AU"/>
              </w:rPr>
            </w:pPr>
            <w:r w:rsidRPr="00917D43">
              <w:rPr>
                <w:lang w:val="en-AU"/>
              </w:rPr>
              <w:t>P1</w:t>
            </w:r>
          </w:p>
        </w:tc>
      </w:tr>
      <w:tr w:rsidR="00917D43" w:rsidRPr="00917D43" w14:paraId="68A77F24" w14:textId="77777777">
        <w:tc>
          <w:tcPr>
            <w:tcW w:w="0" w:type="auto"/>
            <w:tcMar>
              <w:top w:w="150" w:type="dxa"/>
              <w:left w:w="0" w:type="dxa"/>
              <w:bottom w:w="150" w:type="dxa"/>
              <w:right w:w="240" w:type="dxa"/>
            </w:tcMar>
            <w:vAlign w:val="center"/>
            <w:hideMark/>
          </w:tcPr>
          <w:p w14:paraId="663F735D" w14:textId="77777777" w:rsidR="00917D43" w:rsidRPr="00917D43" w:rsidRDefault="00917D43" w:rsidP="00917D43">
            <w:pPr>
              <w:rPr>
                <w:lang w:val="en-AU"/>
              </w:rPr>
            </w:pPr>
            <w:r w:rsidRPr="00917D43">
              <w:rPr>
                <w:b/>
                <w:bCs/>
                <w:lang w:val="en-AU"/>
              </w:rPr>
              <w:t>状态查询命令完善</w:t>
            </w:r>
          </w:p>
        </w:tc>
        <w:tc>
          <w:tcPr>
            <w:tcW w:w="0" w:type="auto"/>
            <w:tcMar>
              <w:top w:w="150" w:type="dxa"/>
              <w:left w:w="240" w:type="dxa"/>
              <w:bottom w:w="150" w:type="dxa"/>
              <w:right w:w="240" w:type="dxa"/>
            </w:tcMar>
            <w:vAlign w:val="center"/>
            <w:hideMark/>
          </w:tcPr>
          <w:p w14:paraId="2B39944C" w14:textId="77777777" w:rsidR="00917D43" w:rsidRPr="00917D43" w:rsidRDefault="00917D43" w:rsidP="00917D43">
            <w:pPr>
              <w:rPr>
                <w:lang w:val="en-AU"/>
              </w:rPr>
            </w:pPr>
            <w:r w:rsidRPr="00917D43">
              <w:rPr>
                <w:lang w:val="en-AU"/>
              </w:rPr>
              <w:t>确保所有状态查询命令（</w:t>
            </w:r>
            <w:proofErr w:type="spellStart"/>
            <w:r w:rsidRPr="00917D43">
              <w:rPr>
                <w:lang w:val="en-AU"/>
              </w:rPr>
              <w:t>status_figure</w:t>
            </w:r>
            <w:proofErr w:type="spellEnd"/>
            <w:r w:rsidRPr="00917D43">
              <w:rPr>
                <w:lang w:val="en-AU"/>
              </w:rPr>
              <w:t>、</w:t>
            </w:r>
            <w:r w:rsidRPr="00917D43">
              <w:rPr>
                <w:lang w:val="en-AU"/>
              </w:rPr>
              <w:t>factions</w:t>
            </w:r>
            <w:r w:rsidRPr="00917D43">
              <w:rPr>
                <w:lang w:val="en-AU"/>
              </w:rPr>
              <w:t>、</w:t>
            </w:r>
            <w:r w:rsidRPr="00917D43">
              <w:rPr>
                <w:lang w:val="en-AU"/>
              </w:rPr>
              <w:t>province</w:t>
            </w:r>
            <w:r w:rsidRPr="00917D43">
              <w:rPr>
                <w:lang w:val="en-AU"/>
              </w:rPr>
              <w:t>、</w:t>
            </w:r>
            <w:r w:rsidRPr="00917D43">
              <w:rPr>
                <w:lang w:val="en-AU"/>
              </w:rPr>
              <w:t>contracts</w:t>
            </w:r>
            <w:r w:rsidRPr="00917D43">
              <w:rPr>
                <w:lang w:val="en-AU"/>
              </w:rPr>
              <w:t>）输出格式清晰完整，符合文档模板。</w:t>
            </w:r>
          </w:p>
        </w:tc>
        <w:tc>
          <w:tcPr>
            <w:tcW w:w="0" w:type="auto"/>
            <w:tcMar>
              <w:top w:w="150" w:type="dxa"/>
              <w:left w:w="240" w:type="dxa"/>
              <w:bottom w:w="150" w:type="dxa"/>
              <w:right w:w="0" w:type="dxa"/>
            </w:tcMar>
            <w:vAlign w:val="center"/>
            <w:hideMark/>
          </w:tcPr>
          <w:p w14:paraId="5AFAF575" w14:textId="77777777" w:rsidR="00917D43" w:rsidRPr="00917D43" w:rsidRDefault="00917D43" w:rsidP="00917D43">
            <w:pPr>
              <w:rPr>
                <w:lang w:val="en-AU"/>
              </w:rPr>
            </w:pPr>
            <w:r w:rsidRPr="00917D43">
              <w:rPr>
                <w:lang w:val="en-AU"/>
              </w:rPr>
              <w:t>P1</w:t>
            </w:r>
          </w:p>
        </w:tc>
      </w:tr>
      <w:tr w:rsidR="00917D43" w:rsidRPr="00917D43" w14:paraId="5C0CEF70" w14:textId="77777777">
        <w:tc>
          <w:tcPr>
            <w:tcW w:w="0" w:type="auto"/>
            <w:tcMar>
              <w:top w:w="150" w:type="dxa"/>
              <w:left w:w="0" w:type="dxa"/>
              <w:bottom w:w="150" w:type="dxa"/>
              <w:right w:w="240" w:type="dxa"/>
            </w:tcMar>
            <w:vAlign w:val="center"/>
            <w:hideMark/>
          </w:tcPr>
          <w:p w14:paraId="7CC568A8" w14:textId="77777777" w:rsidR="00917D43" w:rsidRPr="00917D43" w:rsidRDefault="00917D43" w:rsidP="00917D43">
            <w:pPr>
              <w:rPr>
                <w:lang w:val="en-AU"/>
              </w:rPr>
            </w:pPr>
            <w:r w:rsidRPr="00917D43">
              <w:rPr>
                <w:b/>
                <w:bCs/>
                <w:lang w:val="en-AU"/>
              </w:rPr>
              <w:t>数值平衡</w:t>
            </w:r>
          </w:p>
        </w:tc>
        <w:tc>
          <w:tcPr>
            <w:tcW w:w="0" w:type="auto"/>
            <w:tcMar>
              <w:top w:w="150" w:type="dxa"/>
              <w:left w:w="240" w:type="dxa"/>
              <w:bottom w:w="150" w:type="dxa"/>
              <w:right w:w="240" w:type="dxa"/>
            </w:tcMar>
            <w:vAlign w:val="center"/>
            <w:hideMark/>
          </w:tcPr>
          <w:p w14:paraId="3C4CFA67" w14:textId="77777777" w:rsidR="00917D43" w:rsidRPr="00917D43" w:rsidRDefault="00917D43" w:rsidP="00917D43">
            <w:pPr>
              <w:rPr>
                <w:lang w:val="en-AU"/>
              </w:rPr>
            </w:pPr>
            <w:r w:rsidRPr="00917D43">
              <w:rPr>
                <w:lang w:val="en-AU"/>
              </w:rPr>
              <w:t>根据历史数据校准各类数值（税收、军团成本、战利品等），确保游戏平衡。</w:t>
            </w:r>
          </w:p>
        </w:tc>
        <w:tc>
          <w:tcPr>
            <w:tcW w:w="0" w:type="auto"/>
            <w:tcMar>
              <w:top w:w="150" w:type="dxa"/>
              <w:left w:w="240" w:type="dxa"/>
              <w:bottom w:w="150" w:type="dxa"/>
              <w:right w:w="0" w:type="dxa"/>
            </w:tcMar>
            <w:vAlign w:val="center"/>
            <w:hideMark/>
          </w:tcPr>
          <w:p w14:paraId="702F278B" w14:textId="77777777" w:rsidR="00917D43" w:rsidRPr="00917D43" w:rsidRDefault="00917D43" w:rsidP="00917D43">
            <w:pPr>
              <w:rPr>
                <w:lang w:val="en-AU"/>
              </w:rPr>
            </w:pPr>
            <w:r w:rsidRPr="00917D43">
              <w:rPr>
                <w:lang w:val="en-AU"/>
              </w:rPr>
              <w:t>P1</w:t>
            </w:r>
          </w:p>
        </w:tc>
      </w:tr>
      <w:tr w:rsidR="00917D43" w:rsidRPr="00917D43" w14:paraId="01F9E5EA" w14:textId="77777777">
        <w:tc>
          <w:tcPr>
            <w:tcW w:w="0" w:type="auto"/>
            <w:tcMar>
              <w:top w:w="150" w:type="dxa"/>
              <w:left w:w="0" w:type="dxa"/>
              <w:bottom w:w="150" w:type="dxa"/>
              <w:right w:w="240" w:type="dxa"/>
            </w:tcMar>
            <w:vAlign w:val="center"/>
            <w:hideMark/>
          </w:tcPr>
          <w:p w14:paraId="774A83E9" w14:textId="77777777" w:rsidR="00917D43" w:rsidRPr="00917D43" w:rsidRDefault="00917D43" w:rsidP="00917D43">
            <w:pPr>
              <w:rPr>
                <w:lang w:val="en-AU"/>
              </w:rPr>
            </w:pPr>
            <w:r w:rsidRPr="00917D43">
              <w:rPr>
                <w:b/>
                <w:bCs/>
                <w:lang w:val="en-AU"/>
              </w:rPr>
              <w:t>GUI</w:t>
            </w:r>
            <w:r w:rsidRPr="00917D43">
              <w:rPr>
                <w:b/>
                <w:bCs/>
                <w:lang w:val="en-AU"/>
              </w:rPr>
              <w:t>界面</w:t>
            </w:r>
          </w:p>
        </w:tc>
        <w:tc>
          <w:tcPr>
            <w:tcW w:w="0" w:type="auto"/>
            <w:tcMar>
              <w:top w:w="150" w:type="dxa"/>
              <w:left w:w="240" w:type="dxa"/>
              <w:bottom w:w="150" w:type="dxa"/>
              <w:right w:w="240" w:type="dxa"/>
            </w:tcMar>
            <w:vAlign w:val="center"/>
            <w:hideMark/>
          </w:tcPr>
          <w:p w14:paraId="00B374E3" w14:textId="77777777" w:rsidR="00917D43" w:rsidRPr="00917D43" w:rsidRDefault="00917D43" w:rsidP="00917D43">
            <w:pPr>
              <w:rPr>
                <w:lang w:val="en-AU"/>
              </w:rPr>
            </w:pPr>
            <w:r w:rsidRPr="00917D43">
              <w:rPr>
                <w:lang w:val="en-AU"/>
              </w:rPr>
              <w:t>启动图形用户界面开发，先实现核心面板（主菜单、回合状态、地图视图）。</w:t>
            </w:r>
          </w:p>
        </w:tc>
        <w:tc>
          <w:tcPr>
            <w:tcW w:w="0" w:type="auto"/>
            <w:tcMar>
              <w:top w:w="150" w:type="dxa"/>
              <w:left w:w="240" w:type="dxa"/>
              <w:bottom w:w="150" w:type="dxa"/>
              <w:right w:w="0" w:type="dxa"/>
            </w:tcMar>
            <w:vAlign w:val="center"/>
            <w:hideMark/>
          </w:tcPr>
          <w:p w14:paraId="7F97EA06" w14:textId="77777777" w:rsidR="00917D43" w:rsidRPr="00917D43" w:rsidRDefault="00917D43" w:rsidP="00917D43">
            <w:pPr>
              <w:rPr>
                <w:lang w:val="en-AU"/>
              </w:rPr>
            </w:pPr>
            <w:r w:rsidRPr="00917D43">
              <w:rPr>
                <w:lang w:val="en-AU"/>
              </w:rPr>
              <w:t>P2</w:t>
            </w:r>
          </w:p>
        </w:tc>
      </w:tr>
    </w:tbl>
    <w:p w14:paraId="6AF5F914" w14:textId="77777777" w:rsidR="00917D43" w:rsidRPr="00917D43" w:rsidRDefault="00000000" w:rsidP="00917D43">
      <w:pPr>
        <w:rPr>
          <w:lang w:val="en-AU"/>
        </w:rPr>
      </w:pPr>
      <w:r>
        <w:rPr>
          <w:lang w:val="en-AU"/>
        </w:rPr>
        <w:pict w14:anchorId="6FDD28D6">
          <v:rect id="_x0000_i1031" style="width:0;height:.75pt" o:hralign="center" o:hrstd="t" o:hr="t" fillcolor="#a0a0a0" stroked="f"/>
        </w:pict>
      </w:r>
    </w:p>
    <w:p w14:paraId="79616183" w14:textId="77777777" w:rsidR="00917D43" w:rsidRPr="00917D43" w:rsidRDefault="00917D43" w:rsidP="00917D43">
      <w:pPr>
        <w:rPr>
          <w:b/>
          <w:bCs/>
          <w:lang w:val="en-AU"/>
        </w:rPr>
      </w:pPr>
      <w:r w:rsidRPr="00917D43">
        <w:rPr>
          <w:b/>
          <w:bCs/>
          <w:lang w:val="en-AU"/>
        </w:rPr>
        <w:t>七、其他细节</w:t>
      </w:r>
    </w:p>
    <w:tbl>
      <w:tblPr>
        <w:tblW w:w="11280" w:type="dxa"/>
        <w:tblCellMar>
          <w:top w:w="15" w:type="dxa"/>
          <w:left w:w="15" w:type="dxa"/>
          <w:bottom w:w="15" w:type="dxa"/>
          <w:right w:w="15" w:type="dxa"/>
        </w:tblCellMar>
        <w:tblLook w:val="04A0" w:firstRow="1" w:lastRow="0" w:firstColumn="1" w:lastColumn="0" w:noHBand="0" w:noVBand="1"/>
      </w:tblPr>
      <w:tblGrid>
        <w:gridCol w:w="2405"/>
        <w:gridCol w:w="7739"/>
        <w:gridCol w:w="1136"/>
      </w:tblGrid>
      <w:tr w:rsidR="00917D43" w:rsidRPr="00917D43" w14:paraId="52E2BCA7" w14:textId="77777777">
        <w:trPr>
          <w:tblHeader/>
        </w:trPr>
        <w:tc>
          <w:tcPr>
            <w:tcW w:w="0" w:type="auto"/>
            <w:tcBorders>
              <w:top w:val="nil"/>
            </w:tcBorders>
            <w:tcMar>
              <w:top w:w="150" w:type="dxa"/>
              <w:left w:w="0" w:type="dxa"/>
              <w:bottom w:w="150" w:type="dxa"/>
              <w:right w:w="240" w:type="dxa"/>
            </w:tcMar>
            <w:vAlign w:val="center"/>
            <w:hideMark/>
          </w:tcPr>
          <w:p w14:paraId="27E6C911" w14:textId="77777777" w:rsidR="00917D43" w:rsidRPr="00917D43" w:rsidRDefault="00917D43" w:rsidP="00917D43">
            <w:pPr>
              <w:rPr>
                <w:lang w:val="en-AU"/>
              </w:rPr>
            </w:pPr>
            <w:r w:rsidRPr="00917D43">
              <w:rPr>
                <w:lang w:val="en-AU"/>
              </w:rPr>
              <w:t>任务</w:t>
            </w:r>
          </w:p>
        </w:tc>
        <w:tc>
          <w:tcPr>
            <w:tcW w:w="0" w:type="auto"/>
            <w:tcBorders>
              <w:top w:val="nil"/>
            </w:tcBorders>
            <w:tcMar>
              <w:top w:w="150" w:type="dxa"/>
              <w:left w:w="240" w:type="dxa"/>
              <w:bottom w:w="150" w:type="dxa"/>
              <w:right w:w="240" w:type="dxa"/>
            </w:tcMar>
            <w:vAlign w:val="center"/>
            <w:hideMark/>
          </w:tcPr>
          <w:p w14:paraId="5BBC48FF" w14:textId="77777777" w:rsidR="00917D43" w:rsidRPr="00917D43" w:rsidRDefault="00917D43" w:rsidP="00917D43">
            <w:pPr>
              <w:rPr>
                <w:lang w:val="en-AU"/>
              </w:rPr>
            </w:pPr>
            <w:r w:rsidRPr="00917D43">
              <w:rPr>
                <w:lang w:val="en-AU"/>
              </w:rPr>
              <w:t>说明</w:t>
            </w:r>
          </w:p>
        </w:tc>
        <w:tc>
          <w:tcPr>
            <w:tcW w:w="0" w:type="auto"/>
            <w:tcBorders>
              <w:top w:val="nil"/>
            </w:tcBorders>
            <w:tcMar>
              <w:top w:w="150" w:type="dxa"/>
              <w:left w:w="240" w:type="dxa"/>
              <w:bottom w:w="150" w:type="dxa"/>
              <w:right w:w="240" w:type="dxa"/>
            </w:tcMar>
            <w:vAlign w:val="center"/>
            <w:hideMark/>
          </w:tcPr>
          <w:p w14:paraId="614944D6" w14:textId="77777777" w:rsidR="00917D43" w:rsidRPr="00917D43" w:rsidRDefault="00917D43" w:rsidP="00917D43">
            <w:pPr>
              <w:rPr>
                <w:lang w:val="en-AU"/>
              </w:rPr>
            </w:pPr>
            <w:r w:rsidRPr="00917D43">
              <w:rPr>
                <w:lang w:val="en-AU"/>
              </w:rPr>
              <w:t>优先级</w:t>
            </w:r>
          </w:p>
        </w:tc>
      </w:tr>
      <w:tr w:rsidR="00917D43" w:rsidRPr="00917D43" w14:paraId="3A73F583" w14:textId="77777777">
        <w:tc>
          <w:tcPr>
            <w:tcW w:w="0" w:type="auto"/>
            <w:tcMar>
              <w:top w:w="150" w:type="dxa"/>
              <w:left w:w="0" w:type="dxa"/>
              <w:bottom w:w="150" w:type="dxa"/>
              <w:right w:w="240" w:type="dxa"/>
            </w:tcMar>
            <w:vAlign w:val="center"/>
            <w:hideMark/>
          </w:tcPr>
          <w:p w14:paraId="5F6C369F" w14:textId="77777777" w:rsidR="00917D43" w:rsidRPr="00917D43" w:rsidRDefault="00917D43" w:rsidP="00917D43">
            <w:pPr>
              <w:rPr>
                <w:lang w:val="en-AU"/>
              </w:rPr>
            </w:pPr>
            <w:r w:rsidRPr="00917D43">
              <w:rPr>
                <w:b/>
                <w:bCs/>
                <w:lang w:val="en-AU"/>
              </w:rPr>
              <w:t>临时影响力显示优化</w:t>
            </w:r>
          </w:p>
        </w:tc>
        <w:tc>
          <w:tcPr>
            <w:tcW w:w="0" w:type="auto"/>
            <w:tcMar>
              <w:top w:w="150" w:type="dxa"/>
              <w:left w:w="240" w:type="dxa"/>
              <w:bottom w:w="150" w:type="dxa"/>
              <w:right w:w="240" w:type="dxa"/>
            </w:tcMar>
            <w:vAlign w:val="center"/>
            <w:hideMark/>
          </w:tcPr>
          <w:p w14:paraId="55785770" w14:textId="77777777" w:rsidR="00917D43" w:rsidRPr="00917D43" w:rsidRDefault="00917D43" w:rsidP="00917D43">
            <w:pPr>
              <w:rPr>
                <w:lang w:val="en-AU"/>
              </w:rPr>
            </w:pPr>
            <w:r w:rsidRPr="00917D43">
              <w:rPr>
                <w:lang w:val="en-AU"/>
              </w:rPr>
              <w:t>在</w:t>
            </w:r>
            <w:r w:rsidRPr="00917D43">
              <w:rPr>
                <w:lang w:val="en-AU"/>
              </w:rPr>
              <w:t> </w:t>
            </w:r>
            <w:proofErr w:type="spellStart"/>
            <w:r w:rsidRPr="00917D43">
              <w:rPr>
                <w:lang w:val="en-AU"/>
              </w:rPr>
              <w:t>status_figure</w:t>
            </w:r>
            <w:proofErr w:type="spellEnd"/>
            <w:r w:rsidRPr="00917D43">
              <w:rPr>
                <w:lang w:val="en-AU"/>
              </w:rPr>
              <w:t> </w:t>
            </w:r>
            <w:r w:rsidRPr="00917D43">
              <w:rPr>
                <w:lang w:val="en-AU"/>
              </w:rPr>
              <w:t>中明确显示</w:t>
            </w:r>
            <w:r w:rsidRPr="00917D43">
              <w:rPr>
                <w:lang w:val="en-AU"/>
              </w:rPr>
              <w:t>“</w:t>
            </w:r>
            <w:r w:rsidRPr="00917D43">
              <w:rPr>
                <w:lang w:val="en-AU"/>
              </w:rPr>
              <w:t>老兵支持</w:t>
            </w:r>
            <w:r w:rsidRPr="00917D43">
              <w:rPr>
                <w:lang w:val="en-AU"/>
              </w:rPr>
              <w:t>”</w:t>
            </w:r>
            <w:r w:rsidRPr="00917D43">
              <w:rPr>
                <w:lang w:val="en-AU"/>
              </w:rPr>
              <w:t>及剩余回合数。</w:t>
            </w:r>
          </w:p>
        </w:tc>
        <w:tc>
          <w:tcPr>
            <w:tcW w:w="0" w:type="auto"/>
            <w:tcMar>
              <w:top w:w="150" w:type="dxa"/>
              <w:left w:w="240" w:type="dxa"/>
              <w:bottom w:w="150" w:type="dxa"/>
              <w:right w:w="0" w:type="dxa"/>
            </w:tcMar>
            <w:vAlign w:val="center"/>
            <w:hideMark/>
          </w:tcPr>
          <w:p w14:paraId="04BF5030" w14:textId="77777777" w:rsidR="00917D43" w:rsidRPr="00917D43" w:rsidRDefault="00917D43" w:rsidP="00917D43">
            <w:pPr>
              <w:rPr>
                <w:lang w:val="en-AU"/>
              </w:rPr>
            </w:pPr>
            <w:r w:rsidRPr="00917D43">
              <w:rPr>
                <w:lang w:val="en-AU"/>
              </w:rPr>
              <w:t>P1</w:t>
            </w:r>
          </w:p>
        </w:tc>
      </w:tr>
      <w:tr w:rsidR="00917D43" w:rsidRPr="00917D43" w14:paraId="37D022B1" w14:textId="77777777">
        <w:tc>
          <w:tcPr>
            <w:tcW w:w="0" w:type="auto"/>
            <w:tcMar>
              <w:top w:w="150" w:type="dxa"/>
              <w:left w:w="0" w:type="dxa"/>
              <w:bottom w:w="150" w:type="dxa"/>
              <w:right w:w="240" w:type="dxa"/>
            </w:tcMar>
            <w:vAlign w:val="center"/>
            <w:hideMark/>
          </w:tcPr>
          <w:p w14:paraId="0D9E85A6" w14:textId="77777777" w:rsidR="00917D43" w:rsidRPr="00917D43" w:rsidRDefault="00917D43" w:rsidP="00917D43">
            <w:pPr>
              <w:rPr>
                <w:lang w:val="en-AU"/>
              </w:rPr>
            </w:pPr>
            <w:r w:rsidRPr="00917D43">
              <w:rPr>
                <w:b/>
                <w:bCs/>
                <w:lang w:val="en-AU"/>
              </w:rPr>
              <w:t>军团待解散列表持久化</w:t>
            </w:r>
          </w:p>
        </w:tc>
        <w:tc>
          <w:tcPr>
            <w:tcW w:w="0" w:type="auto"/>
            <w:tcMar>
              <w:top w:w="150" w:type="dxa"/>
              <w:left w:w="240" w:type="dxa"/>
              <w:bottom w:w="150" w:type="dxa"/>
              <w:right w:w="240" w:type="dxa"/>
            </w:tcMar>
            <w:vAlign w:val="center"/>
            <w:hideMark/>
          </w:tcPr>
          <w:p w14:paraId="1579E9BB" w14:textId="77777777" w:rsidR="00917D43" w:rsidRPr="00917D43" w:rsidRDefault="00917D43" w:rsidP="00917D43">
            <w:pPr>
              <w:rPr>
                <w:lang w:val="en-AU"/>
              </w:rPr>
            </w:pPr>
            <w:r w:rsidRPr="00917D43">
              <w:rPr>
                <w:lang w:val="en-AU"/>
              </w:rPr>
              <w:t>将</w:t>
            </w:r>
            <w:r w:rsidRPr="00917D43">
              <w:rPr>
                <w:lang w:val="en-AU"/>
              </w:rPr>
              <w:t> </w:t>
            </w:r>
            <w:proofErr w:type="spellStart"/>
            <w:r w:rsidRPr="00917D43">
              <w:rPr>
                <w:lang w:val="en-AU"/>
              </w:rPr>
              <w:t>WarSystem</w:t>
            </w:r>
            <w:proofErr w:type="spellEnd"/>
            <w:r w:rsidRPr="00917D43">
              <w:rPr>
                <w:lang w:val="en-AU"/>
              </w:rPr>
              <w:t>._</w:t>
            </w:r>
            <w:proofErr w:type="spellStart"/>
            <w:r w:rsidRPr="00917D43">
              <w:rPr>
                <w:lang w:val="en-AU"/>
              </w:rPr>
              <w:t>legions_to_disband</w:t>
            </w:r>
            <w:proofErr w:type="spellEnd"/>
            <w:r w:rsidRPr="00917D43">
              <w:rPr>
                <w:lang w:val="en-AU"/>
              </w:rPr>
              <w:t> </w:t>
            </w:r>
            <w:r w:rsidRPr="00917D43">
              <w:rPr>
                <w:lang w:val="en-AU"/>
              </w:rPr>
              <w:t>纳入存档系统。</w:t>
            </w:r>
          </w:p>
        </w:tc>
        <w:tc>
          <w:tcPr>
            <w:tcW w:w="0" w:type="auto"/>
            <w:tcMar>
              <w:top w:w="150" w:type="dxa"/>
              <w:left w:w="240" w:type="dxa"/>
              <w:bottom w:w="150" w:type="dxa"/>
              <w:right w:w="0" w:type="dxa"/>
            </w:tcMar>
            <w:vAlign w:val="center"/>
            <w:hideMark/>
          </w:tcPr>
          <w:p w14:paraId="010855CC" w14:textId="77777777" w:rsidR="00917D43" w:rsidRPr="00917D43" w:rsidRDefault="00917D43" w:rsidP="00917D43">
            <w:pPr>
              <w:rPr>
                <w:lang w:val="en-AU"/>
              </w:rPr>
            </w:pPr>
            <w:r w:rsidRPr="00917D43">
              <w:rPr>
                <w:lang w:val="en-AU"/>
              </w:rPr>
              <w:t>P1</w:t>
            </w:r>
          </w:p>
        </w:tc>
      </w:tr>
      <w:tr w:rsidR="00917D43" w:rsidRPr="00917D43" w14:paraId="2DF3B33E" w14:textId="77777777">
        <w:tc>
          <w:tcPr>
            <w:tcW w:w="0" w:type="auto"/>
            <w:tcMar>
              <w:top w:w="150" w:type="dxa"/>
              <w:left w:w="0" w:type="dxa"/>
              <w:bottom w:w="150" w:type="dxa"/>
              <w:right w:w="240" w:type="dxa"/>
            </w:tcMar>
            <w:vAlign w:val="center"/>
            <w:hideMark/>
          </w:tcPr>
          <w:p w14:paraId="46CFA0E4" w14:textId="77777777" w:rsidR="00917D43" w:rsidRPr="00917D43" w:rsidRDefault="00917D43" w:rsidP="00917D43">
            <w:pPr>
              <w:rPr>
                <w:lang w:val="en-AU"/>
              </w:rPr>
            </w:pPr>
            <w:r w:rsidRPr="00917D43">
              <w:rPr>
                <w:b/>
                <w:bCs/>
                <w:lang w:val="en-AU"/>
              </w:rPr>
              <w:t>彩色分级日志</w:t>
            </w:r>
          </w:p>
        </w:tc>
        <w:tc>
          <w:tcPr>
            <w:tcW w:w="0" w:type="auto"/>
            <w:tcMar>
              <w:top w:w="150" w:type="dxa"/>
              <w:left w:w="240" w:type="dxa"/>
              <w:bottom w:w="150" w:type="dxa"/>
              <w:right w:w="240" w:type="dxa"/>
            </w:tcMar>
            <w:vAlign w:val="center"/>
            <w:hideMark/>
          </w:tcPr>
          <w:p w14:paraId="265C1FCC" w14:textId="77777777" w:rsidR="00917D43" w:rsidRPr="00917D43" w:rsidRDefault="00917D43" w:rsidP="00917D43">
            <w:pPr>
              <w:rPr>
                <w:lang w:val="en-AU"/>
              </w:rPr>
            </w:pPr>
            <w:r w:rsidRPr="00917D43">
              <w:rPr>
                <w:lang w:val="en-AU"/>
              </w:rPr>
              <w:t>引入</w:t>
            </w:r>
            <w:r w:rsidRPr="00917D43">
              <w:rPr>
                <w:lang w:val="en-AU"/>
              </w:rPr>
              <w:t> </w:t>
            </w:r>
            <w:proofErr w:type="spellStart"/>
            <w:r w:rsidRPr="00917D43">
              <w:rPr>
                <w:lang w:val="en-AU"/>
              </w:rPr>
              <w:t>colorama</w:t>
            </w:r>
            <w:proofErr w:type="spellEnd"/>
            <w:r w:rsidRPr="00917D43">
              <w:rPr>
                <w:lang w:val="en-AU"/>
              </w:rPr>
              <w:t> </w:t>
            </w:r>
            <w:r w:rsidRPr="00917D43">
              <w:rPr>
                <w:lang w:val="en-AU"/>
              </w:rPr>
              <w:t>库实现</w:t>
            </w:r>
            <w:r w:rsidRPr="00917D43">
              <w:rPr>
                <w:lang w:val="en-AU"/>
              </w:rPr>
              <w:t xml:space="preserve"> CLI </w:t>
            </w:r>
            <w:r w:rsidRPr="00917D43">
              <w:rPr>
                <w:lang w:val="en-AU"/>
              </w:rPr>
              <w:t>彩色日志（成功绿、提示蓝、警告黄、错误红）。</w:t>
            </w:r>
          </w:p>
        </w:tc>
        <w:tc>
          <w:tcPr>
            <w:tcW w:w="0" w:type="auto"/>
            <w:tcMar>
              <w:top w:w="150" w:type="dxa"/>
              <w:left w:w="240" w:type="dxa"/>
              <w:bottom w:w="150" w:type="dxa"/>
              <w:right w:w="0" w:type="dxa"/>
            </w:tcMar>
            <w:vAlign w:val="center"/>
            <w:hideMark/>
          </w:tcPr>
          <w:p w14:paraId="373CAE33" w14:textId="77777777" w:rsidR="00917D43" w:rsidRPr="00917D43" w:rsidRDefault="00917D43" w:rsidP="00917D43">
            <w:pPr>
              <w:rPr>
                <w:lang w:val="en-AU"/>
              </w:rPr>
            </w:pPr>
            <w:r w:rsidRPr="00917D43">
              <w:rPr>
                <w:lang w:val="en-AU"/>
              </w:rPr>
              <w:t>P2</w:t>
            </w:r>
          </w:p>
        </w:tc>
      </w:tr>
      <w:tr w:rsidR="00917D43" w:rsidRPr="00917D43" w14:paraId="593582A5" w14:textId="77777777">
        <w:tc>
          <w:tcPr>
            <w:tcW w:w="0" w:type="auto"/>
            <w:tcMar>
              <w:top w:w="150" w:type="dxa"/>
              <w:left w:w="0" w:type="dxa"/>
              <w:bottom w:w="150" w:type="dxa"/>
              <w:right w:w="240" w:type="dxa"/>
            </w:tcMar>
            <w:vAlign w:val="center"/>
            <w:hideMark/>
          </w:tcPr>
          <w:p w14:paraId="79302DC2" w14:textId="77777777" w:rsidR="00917D43" w:rsidRPr="00917D43" w:rsidRDefault="00917D43" w:rsidP="00917D43">
            <w:pPr>
              <w:rPr>
                <w:lang w:val="en-AU"/>
              </w:rPr>
            </w:pPr>
            <w:r w:rsidRPr="00917D43">
              <w:rPr>
                <w:b/>
                <w:bCs/>
                <w:lang w:val="en-AU"/>
              </w:rPr>
              <w:lastRenderedPageBreak/>
              <w:t>命令补全与防呆</w:t>
            </w:r>
          </w:p>
        </w:tc>
        <w:tc>
          <w:tcPr>
            <w:tcW w:w="0" w:type="auto"/>
            <w:tcMar>
              <w:top w:w="150" w:type="dxa"/>
              <w:left w:w="240" w:type="dxa"/>
              <w:bottom w:w="150" w:type="dxa"/>
              <w:right w:w="240" w:type="dxa"/>
            </w:tcMar>
            <w:vAlign w:val="center"/>
            <w:hideMark/>
          </w:tcPr>
          <w:p w14:paraId="48585C52" w14:textId="77777777" w:rsidR="00917D43" w:rsidRPr="00917D43" w:rsidRDefault="00917D43" w:rsidP="00917D43">
            <w:pPr>
              <w:rPr>
                <w:lang w:val="en-AU"/>
              </w:rPr>
            </w:pPr>
            <w:r w:rsidRPr="00917D43">
              <w:rPr>
                <w:lang w:val="en-AU"/>
              </w:rPr>
              <w:t>增加命令补全提示、二次确认、国库不足时禁止操作等用户体验优化。</w:t>
            </w:r>
          </w:p>
        </w:tc>
        <w:tc>
          <w:tcPr>
            <w:tcW w:w="0" w:type="auto"/>
            <w:tcMar>
              <w:top w:w="150" w:type="dxa"/>
              <w:left w:w="240" w:type="dxa"/>
              <w:bottom w:w="150" w:type="dxa"/>
              <w:right w:w="0" w:type="dxa"/>
            </w:tcMar>
            <w:vAlign w:val="center"/>
            <w:hideMark/>
          </w:tcPr>
          <w:p w14:paraId="00DA7E8C" w14:textId="77777777" w:rsidR="00917D43" w:rsidRPr="00917D43" w:rsidRDefault="00917D43" w:rsidP="00917D43">
            <w:pPr>
              <w:rPr>
                <w:lang w:val="en-AU"/>
              </w:rPr>
            </w:pPr>
            <w:r w:rsidRPr="00917D43">
              <w:rPr>
                <w:lang w:val="en-AU"/>
              </w:rPr>
              <w:t>P2</w:t>
            </w:r>
          </w:p>
        </w:tc>
      </w:tr>
    </w:tbl>
    <w:p w14:paraId="74E1E036" w14:textId="77777777" w:rsidR="00917D43" w:rsidRPr="00917D43" w:rsidRDefault="00000000" w:rsidP="00917D43">
      <w:pPr>
        <w:rPr>
          <w:lang w:val="en-AU"/>
        </w:rPr>
      </w:pPr>
      <w:r>
        <w:rPr>
          <w:lang w:val="en-AU"/>
        </w:rPr>
        <w:pict w14:anchorId="12749693">
          <v:rect id="_x0000_i1032" style="width:0;height:.75pt" o:hralign="center" o:hrstd="t" o:hr="t" fillcolor="#a0a0a0" stroked="f"/>
        </w:pict>
      </w:r>
    </w:p>
    <w:p w14:paraId="18636EFB" w14:textId="77777777" w:rsidR="00917D43" w:rsidRPr="00917D43" w:rsidRDefault="00917D43" w:rsidP="00917D43">
      <w:pPr>
        <w:rPr>
          <w:b/>
          <w:bCs/>
          <w:lang w:val="en-AU"/>
        </w:rPr>
      </w:pPr>
      <w:r w:rsidRPr="00917D43">
        <w:rPr>
          <w:b/>
          <w:bCs/>
          <w:lang w:val="en-AU"/>
        </w:rPr>
        <w:t>优先级说明</w:t>
      </w:r>
    </w:p>
    <w:p w14:paraId="39A5544C" w14:textId="77777777" w:rsidR="00917D43" w:rsidRPr="00917D43" w:rsidRDefault="00917D43" w:rsidP="00917D43">
      <w:pPr>
        <w:numPr>
          <w:ilvl w:val="0"/>
          <w:numId w:val="15"/>
        </w:numPr>
        <w:rPr>
          <w:lang w:val="en-AU"/>
        </w:rPr>
      </w:pPr>
      <w:r w:rsidRPr="00917D43">
        <w:rPr>
          <w:b/>
          <w:bCs/>
          <w:lang w:val="en-AU"/>
        </w:rPr>
        <w:t>P0</w:t>
      </w:r>
      <w:r w:rsidRPr="00917D43">
        <w:rPr>
          <w:lang w:val="en-AU"/>
        </w:rPr>
        <w:t>：核心玩法不可或缺，必须在</w:t>
      </w:r>
      <w:r w:rsidRPr="00917D43">
        <w:rPr>
          <w:lang w:val="en-AU"/>
        </w:rPr>
        <w:t xml:space="preserve"> MVP 1.0 </w:t>
      </w:r>
      <w:r w:rsidRPr="00917D43">
        <w:rPr>
          <w:lang w:val="en-AU"/>
        </w:rPr>
        <w:t>完成。</w:t>
      </w:r>
    </w:p>
    <w:p w14:paraId="169FBB88" w14:textId="77777777" w:rsidR="00917D43" w:rsidRPr="00917D43" w:rsidRDefault="00917D43" w:rsidP="00917D43">
      <w:pPr>
        <w:numPr>
          <w:ilvl w:val="0"/>
          <w:numId w:val="15"/>
        </w:numPr>
        <w:rPr>
          <w:lang w:val="en-AU"/>
        </w:rPr>
      </w:pPr>
      <w:r w:rsidRPr="00917D43">
        <w:rPr>
          <w:b/>
          <w:bCs/>
          <w:lang w:val="en-AU"/>
        </w:rPr>
        <w:t>P1</w:t>
      </w:r>
      <w:r w:rsidRPr="00917D43">
        <w:rPr>
          <w:lang w:val="en-AU"/>
        </w:rPr>
        <w:t>：重要功能，极大增强游戏深度，建议在</w:t>
      </w:r>
      <w:r w:rsidRPr="00917D43">
        <w:rPr>
          <w:lang w:val="en-AU"/>
        </w:rPr>
        <w:t xml:space="preserve"> MVP 1.0 </w:t>
      </w:r>
      <w:r w:rsidRPr="00917D43">
        <w:rPr>
          <w:lang w:val="en-AU"/>
        </w:rPr>
        <w:t>完成。</w:t>
      </w:r>
    </w:p>
    <w:p w14:paraId="08EA14AB" w14:textId="77777777" w:rsidR="00917D43" w:rsidRPr="00917D43" w:rsidRDefault="00917D43" w:rsidP="00917D43">
      <w:pPr>
        <w:numPr>
          <w:ilvl w:val="0"/>
          <w:numId w:val="15"/>
        </w:numPr>
        <w:rPr>
          <w:lang w:val="en-AU"/>
        </w:rPr>
      </w:pPr>
      <w:r w:rsidRPr="00917D43">
        <w:rPr>
          <w:b/>
          <w:bCs/>
          <w:lang w:val="en-AU"/>
        </w:rPr>
        <w:t>P2</w:t>
      </w:r>
      <w:r w:rsidRPr="00917D43">
        <w:rPr>
          <w:lang w:val="en-AU"/>
        </w:rPr>
        <w:t>：锦上添花或依赖其他功能，可延后至</w:t>
      </w:r>
      <w:r w:rsidRPr="00917D43">
        <w:rPr>
          <w:lang w:val="en-AU"/>
        </w:rPr>
        <w:t xml:space="preserve"> MVP 1.0 </w:t>
      </w:r>
      <w:r w:rsidRPr="00917D43">
        <w:rPr>
          <w:lang w:val="en-AU"/>
        </w:rPr>
        <w:t>之后的版本。</w:t>
      </w:r>
    </w:p>
    <w:p w14:paraId="4B685D1E" w14:textId="77777777" w:rsidR="00917D43" w:rsidRPr="00917D43" w:rsidRDefault="00917D43">
      <w:pPr>
        <w:rPr>
          <w:lang w:val="en-AU"/>
        </w:rPr>
      </w:pPr>
    </w:p>
    <w:p w14:paraId="6461642B" w14:textId="77777777" w:rsidR="00917D43" w:rsidRDefault="00917D43"/>
    <w:p w14:paraId="6160E8A9" w14:textId="77777777" w:rsidR="00445DC2" w:rsidRDefault="00000000">
      <w:r>
        <w:rPr>
          <w:rFonts w:hint="eastAsia"/>
        </w:rPr>
        <w:t>+++++++++++++++++++++++++++++++++++++++++++++++++++++++++++++++++++++++++++++</w:t>
      </w:r>
    </w:p>
    <w:p w14:paraId="5DCA7B27" w14:textId="77777777" w:rsidR="00445DC2" w:rsidRDefault="00000000">
      <w:r>
        <w:rPr>
          <w:rFonts w:hint="eastAsia"/>
        </w:rPr>
        <w:t>新增功能</w:t>
      </w:r>
    </w:p>
    <w:p w14:paraId="3BE36641" w14:textId="77777777" w:rsidR="00445DC2" w:rsidRDefault="00000000">
      <w:pPr>
        <w:numPr>
          <w:ilvl w:val="0"/>
          <w:numId w:val="8"/>
        </w:numPr>
      </w:pPr>
      <w:r>
        <w:rPr>
          <w:rFonts w:hint="eastAsia"/>
        </w:rPr>
        <w:t>反腐败</w:t>
      </w:r>
    </w:p>
    <w:p w14:paraId="1DD69259" w14:textId="77777777" w:rsidR="00445DC2" w:rsidRDefault="00000000">
      <w:pPr>
        <w:numPr>
          <w:ilvl w:val="1"/>
          <w:numId w:val="8"/>
        </w:numPr>
      </w:pPr>
      <w:r>
        <w:rPr>
          <w:rFonts w:hint="eastAsia"/>
        </w:rPr>
        <w:t>财务官可以审查合同，检举揭发骑士的贪腐行为</w:t>
      </w:r>
    </w:p>
    <w:p w14:paraId="4BB925CA" w14:textId="77777777" w:rsidR="00445DC2" w:rsidRDefault="00000000">
      <w:pPr>
        <w:numPr>
          <w:ilvl w:val="1"/>
          <w:numId w:val="8"/>
        </w:numPr>
      </w:pPr>
      <w:r>
        <w:rPr>
          <w:rFonts w:hint="eastAsia"/>
        </w:rPr>
        <w:t>增加贪腐与反贪污的博弈，财务官必须在金钱流向的蛛丝马迹中寻找证据</w:t>
      </w:r>
    </w:p>
    <w:p w14:paraId="18EB9ED6" w14:textId="77777777" w:rsidR="00445DC2" w:rsidRDefault="00000000">
      <w:pPr>
        <w:numPr>
          <w:ilvl w:val="1"/>
          <w:numId w:val="8"/>
        </w:numPr>
      </w:pPr>
      <w:r>
        <w:rPr>
          <w:rFonts w:hint="eastAsia"/>
        </w:rPr>
        <w:t>财务官和监察官可以查阅部分后台交易数据，增加贪腐暴露的风险</w:t>
      </w:r>
    </w:p>
    <w:p w14:paraId="2239332A" w14:textId="77777777" w:rsidR="00445DC2" w:rsidRDefault="00000000">
      <w:pPr>
        <w:numPr>
          <w:ilvl w:val="1"/>
          <w:numId w:val="8"/>
        </w:numPr>
      </w:pPr>
      <w:r>
        <w:rPr>
          <w:rFonts w:hint="eastAsia"/>
        </w:rPr>
        <w:t>骑士可以收买元老以求得免罪，或直接买凶刺杀反贪官员。</w:t>
      </w:r>
    </w:p>
    <w:p w14:paraId="076C8750" w14:textId="77777777" w:rsidR="00445DC2" w:rsidRDefault="00000000">
      <w:pPr>
        <w:numPr>
          <w:ilvl w:val="0"/>
          <w:numId w:val="8"/>
        </w:numPr>
      </w:pPr>
      <w:r>
        <w:rPr>
          <w:rFonts w:hint="eastAsia"/>
        </w:rPr>
        <w:t>马略军改</w:t>
      </w:r>
    </w:p>
    <w:p w14:paraId="698FAC40" w14:textId="77777777" w:rsidR="00445DC2" w:rsidRDefault="00000000">
      <w:pPr>
        <w:numPr>
          <w:ilvl w:val="1"/>
          <w:numId w:val="8"/>
        </w:numPr>
      </w:pPr>
      <w:r>
        <w:rPr>
          <w:rFonts w:hint="eastAsia"/>
        </w:rPr>
        <w:t>游戏后期，罗马财富爆炸，会造成深刻的社会影响</w:t>
      </w:r>
    </w:p>
    <w:p w14:paraId="47D00930" w14:textId="77777777" w:rsidR="00445DC2" w:rsidRDefault="00000000">
      <w:pPr>
        <w:numPr>
          <w:ilvl w:val="1"/>
          <w:numId w:val="8"/>
        </w:numPr>
      </w:pPr>
      <w:r>
        <w:rPr>
          <w:rFonts w:hint="eastAsia"/>
        </w:rPr>
        <w:t>贫富分化，导致土地兼并，自由农减少，波利比乌斯军制的兵员萎缩（从</w:t>
      </w:r>
      <w:r>
        <w:rPr>
          <w:rFonts w:hint="eastAsia"/>
        </w:rPr>
        <w:t>25</w:t>
      </w:r>
      <w:r>
        <w:rPr>
          <w:rFonts w:hint="eastAsia"/>
        </w:rPr>
        <w:t>减少到</w:t>
      </w:r>
      <w:r>
        <w:rPr>
          <w:rFonts w:hint="eastAsia"/>
        </w:rPr>
        <w:t>10</w:t>
      </w:r>
      <w:r>
        <w:rPr>
          <w:rFonts w:hint="eastAsia"/>
        </w:rPr>
        <w:t>个）</w:t>
      </w:r>
    </w:p>
    <w:p w14:paraId="12FD4C88" w14:textId="77777777" w:rsidR="00445DC2" w:rsidRDefault="00000000">
      <w:pPr>
        <w:numPr>
          <w:ilvl w:val="1"/>
          <w:numId w:val="8"/>
        </w:numPr>
      </w:pPr>
      <w:r>
        <w:rPr>
          <w:rFonts w:hint="eastAsia"/>
        </w:rPr>
        <w:t>大量无地公民涌入城市成为被富人豢养的票仓，政治腐败加剧；</w:t>
      </w:r>
    </w:p>
    <w:p w14:paraId="1A6DCBEF" w14:textId="77777777" w:rsidR="00445DC2" w:rsidRDefault="00000000">
      <w:pPr>
        <w:numPr>
          <w:ilvl w:val="1"/>
          <w:numId w:val="8"/>
        </w:numPr>
      </w:pPr>
      <w:r>
        <w:rPr>
          <w:rFonts w:hint="eastAsia"/>
        </w:rPr>
        <w:t>触发马略军改，将职业军团的规模增加到</w:t>
      </w:r>
      <w:r>
        <w:rPr>
          <w:rFonts w:hint="eastAsia"/>
        </w:rPr>
        <w:t>30</w:t>
      </w:r>
      <w:r>
        <w:rPr>
          <w:rFonts w:hint="eastAsia"/>
        </w:rPr>
        <w:t>个，替代了公民兵军团；军团开始效忠自己的将领，而不是共和国。</w:t>
      </w:r>
    </w:p>
    <w:p w14:paraId="01355117" w14:textId="77777777" w:rsidR="00445DC2" w:rsidRDefault="00000000">
      <w:pPr>
        <w:numPr>
          <w:ilvl w:val="1"/>
          <w:numId w:val="8"/>
        </w:numPr>
      </w:pPr>
      <w:r>
        <w:rPr>
          <w:rFonts w:hint="eastAsia"/>
        </w:rPr>
        <w:t>政府对公民免税，不再依赖公地租金的财政收入，因而也不再对公民负责，逐步演化为财阀贵族控制的工具。</w:t>
      </w:r>
    </w:p>
    <w:sectPr w:rsidR="00445DC2" w:rsidSect="00EE49B8">
      <w:pgSz w:w="16838" w:h="11906" w:orient="landscape"/>
      <w:pgMar w:top="1800" w:right="1440" w:bottom="180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0000000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C833634"/>
    <w:multiLevelType w:val="hybridMultilevel"/>
    <w:tmpl w:val="666000C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F79501F"/>
    <w:multiLevelType w:val="hybridMultilevel"/>
    <w:tmpl w:val="E938CB3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4553CF3"/>
    <w:multiLevelType w:val="hybridMultilevel"/>
    <w:tmpl w:val="E33030D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AB242E8"/>
    <w:multiLevelType w:val="hybridMultilevel"/>
    <w:tmpl w:val="117ABB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40ED8FC"/>
    <w:multiLevelType w:val="singleLevel"/>
    <w:tmpl w:val="340ED8FC"/>
    <w:lvl w:ilvl="0">
      <w:start w:val="1"/>
      <w:numFmt w:val="decimal"/>
      <w:suff w:val="space"/>
      <w:lvlText w:val="%1."/>
      <w:lvlJc w:val="left"/>
    </w:lvl>
  </w:abstractNum>
  <w:abstractNum w:abstractNumId="6" w15:restartNumberingAfterBreak="0">
    <w:nsid w:val="345A23AD"/>
    <w:multiLevelType w:val="multilevel"/>
    <w:tmpl w:val="D3BA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E6993"/>
    <w:multiLevelType w:val="singleLevel"/>
    <w:tmpl w:val="363E6993"/>
    <w:lvl w:ilvl="0">
      <w:start w:val="1"/>
      <w:numFmt w:val="decimal"/>
      <w:suff w:val="space"/>
      <w:lvlText w:val="%1."/>
      <w:lvlJc w:val="left"/>
    </w:lvl>
  </w:abstractNum>
  <w:abstractNum w:abstractNumId="8" w15:restartNumberingAfterBreak="0">
    <w:nsid w:val="3792983F"/>
    <w:multiLevelType w:val="multilevel"/>
    <w:tmpl w:val="3792983F"/>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9" w15:restartNumberingAfterBreak="0">
    <w:nsid w:val="42DF351B"/>
    <w:multiLevelType w:val="hybridMultilevel"/>
    <w:tmpl w:val="278226F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35DFA35"/>
    <w:multiLevelType w:val="singleLevel"/>
    <w:tmpl w:val="535DFA35"/>
    <w:lvl w:ilvl="0">
      <w:start w:val="1"/>
      <w:numFmt w:val="bullet"/>
      <w:lvlText w:val=""/>
      <w:lvlJc w:val="left"/>
      <w:pPr>
        <w:ind w:left="420" w:hanging="420"/>
      </w:pPr>
      <w:rPr>
        <w:rFonts w:ascii="Wingdings" w:hAnsi="Wingdings" w:hint="default"/>
      </w:rPr>
    </w:lvl>
  </w:abstractNum>
  <w:abstractNum w:abstractNumId="11" w15:restartNumberingAfterBreak="0">
    <w:nsid w:val="6AF7E1C6"/>
    <w:multiLevelType w:val="singleLevel"/>
    <w:tmpl w:val="6AF7E1C6"/>
    <w:lvl w:ilvl="0">
      <w:start w:val="1"/>
      <w:numFmt w:val="decimal"/>
      <w:lvlText w:val="%1."/>
      <w:lvlJc w:val="left"/>
      <w:pPr>
        <w:ind w:left="425" w:hanging="425"/>
      </w:pPr>
      <w:rPr>
        <w:rFonts w:hint="default"/>
      </w:rPr>
    </w:lvl>
  </w:abstractNum>
  <w:abstractNum w:abstractNumId="12" w15:restartNumberingAfterBreak="0">
    <w:nsid w:val="6D2C37B9"/>
    <w:multiLevelType w:val="singleLevel"/>
    <w:tmpl w:val="6D2C37B9"/>
    <w:lvl w:ilvl="0">
      <w:start w:val="1"/>
      <w:numFmt w:val="bullet"/>
      <w:lvlText w:val=""/>
      <w:lvlJc w:val="left"/>
      <w:pPr>
        <w:tabs>
          <w:tab w:val="left" w:pos="420"/>
        </w:tabs>
        <w:ind w:left="840" w:hanging="420"/>
      </w:pPr>
      <w:rPr>
        <w:rFonts w:ascii="Wingdings" w:hAnsi="Wingdings" w:hint="default"/>
      </w:rPr>
    </w:lvl>
  </w:abstractNum>
  <w:abstractNum w:abstractNumId="13" w15:restartNumberingAfterBreak="0">
    <w:nsid w:val="785D5B40"/>
    <w:multiLevelType w:val="hybridMultilevel"/>
    <w:tmpl w:val="BA2476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D5B8234"/>
    <w:multiLevelType w:val="singleLevel"/>
    <w:tmpl w:val="7D5B8234"/>
    <w:lvl w:ilvl="0">
      <w:start w:val="1"/>
      <w:numFmt w:val="decimal"/>
      <w:suff w:val="space"/>
      <w:lvlText w:val="%1."/>
      <w:lvlJc w:val="left"/>
    </w:lvl>
  </w:abstractNum>
  <w:num w:numId="1" w16cid:durableId="1670984145">
    <w:abstractNumId w:val="11"/>
  </w:num>
  <w:num w:numId="2" w16cid:durableId="197205208">
    <w:abstractNumId w:val="12"/>
  </w:num>
  <w:num w:numId="3" w16cid:durableId="1053190165">
    <w:abstractNumId w:val="0"/>
  </w:num>
  <w:num w:numId="4" w16cid:durableId="1032149970">
    <w:abstractNumId w:val="14"/>
  </w:num>
  <w:num w:numId="5" w16cid:durableId="287126367">
    <w:abstractNumId w:val="7"/>
  </w:num>
  <w:num w:numId="6" w16cid:durableId="363603041">
    <w:abstractNumId w:val="5"/>
  </w:num>
  <w:num w:numId="7" w16cid:durableId="1080567601">
    <w:abstractNumId w:val="10"/>
  </w:num>
  <w:num w:numId="8" w16cid:durableId="371807032">
    <w:abstractNumId w:val="8"/>
  </w:num>
  <w:num w:numId="9" w16cid:durableId="29033348">
    <w:abstractNumId w:val="1"/>
  </w:num>
  <w:num w:numId="10" w16cid:durableId="102464777">
    <w:abstractNumId w:val="4"/>
  </w:num>
  <w:num w:numId="11" w16cid:durableId="1409614176">
    <w:abstractNumId w:val="13"/>
  </w:num>
  <w:num w:numId="12" w16cid:durableId="559680616">
    <w:abstractNumId w:val="3"/>
  </w:num>
  <w:num w:numId="13" w16cid:durableId="486752920">
    <w:abstractNumId w:val="2"/>
  </w:num>
  <w:num w:numId="14" w16cid:durableId="1796867677">
    <w:abstractNumId w:val="9"/>
  </w:num>
  <w:num w:numId="15" w16cid:durableId="199664699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an Zhong">
    <w15:presenceInfo w15:providerId="AD" w15:userId="S::Ryan.Zhong@education.nsw.gov.au::acd07baa-6b2b-4c94-80a8-27abbe0baa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5DC2"/>
    <w:rsid w:val="00067286"/>
    <w:rsid w:val="00074B45"/>
    <w:rsid w:val="001161CE"/>
    <w:rsid w:val="00136D66"/>
    <w:rsid w:val="00183104"/>
    <w:rsid w:val="002143AF"/>
    <w:rsid w:val="0040527A"/>
    <w:rsid w:val="00445DC2"/>
    <w:rsid w:val="0044661C"/>
    <w:rsid w:val="0056712E"/>
    <w:rsid w:val="005B5442"/>
    <w:rsid w:val="005F4975"/>
    <w:rsid w:val="005F694C"/>
    <w:rsid w:val="006326CA"/>
    <w:rsid w:val="00650DFE"/>
    <w:rsid w:val="00656040"/>
    <w:rsid w:val="00790AAD"/>
    <w:rsid w:val="0083525D"/>
    <w:rsid w:val="00855CF9"/>
    <w:rsid w:val="00917D43"/>
    <w:rsid w:val="0096554F"/>
    <w:rsid w:val="0098181F"/>
    <w:rsid w:val="009D73B9"/>
    <w:rsid w:val="00B714A9"/>
    <w:rsid w:val="00BC28BC"/>
    <w:rsid w:val="00C16C9A"/>
    <w:rsid w:val="00C30BF8"/>
    <w:rsid w:val="00C84B4A"/>
    <w:rsid w:val="00CD6776"/>
    <w:rsid w:val="00CF224A"/>
    <w:rsid w:val="00D246EF"/>
    <w:rsid w:val="00DA04D7"/>
    <w:rsid w:val="00E42C83"/>
    <w:rsid w:val="00E7235C"/>
    <w:rsid w:val="00EA55A6"/>
    <w:rsid w:val="00EC5925"/>
    <w:rsid w:val="00EE49B8"/>
    <w:rsid w:val="00F2244E"/>
    <w:rsid w:val="00F90E77"/>
    <w:rsid w:val="0615599C"/>
    <w:rsid w:val="0A1D4625"/>
    <w:rsid w:val="0E927B6D"/>
    <w:rsid w:val="12E806A4"/>
    <w:rsid w:val="15C745A0"/>
    <w:rsid w:val="229A313F"/>
    <w:rsid w:val="3F4D5267"/>
    <w:rsid w:val="40143F62"/>
    <w:rsid w:val="418325BF"/>
    <w:rsid w:val="57BA11BA"/>
    <w:rsid w:val="5BF776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C936A"/>
  <w15:docId w15:val="{B882B2A4-193B-4961-9290-77F4862C4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AU"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alibri" w:hAnsi="Calibri" w:cs="宋体"/>
      <w:kern w:val="2"/>
      <w:sz w:val="21"/>
      <w:szCs w:val="24"/>
      <w:lang w:val="en-US"/>
    </w:rPr>
  </w:style>
  <w:style w:type="paragraph" w:styleId="Heading1">
    <w:name w:val="heading 1"/>
    <w:basedOn w:val="Normal"/>
    <w:next w:val="Normal"/>
    <w:qFormat/>
    <w:pPr>
      <w:keepNext/>
      <w:keepLines/>
      <w:spacing w:before="340" w:after="330" w:line="576" w:lineRule="auto"/>
      <w:outlineLvl w:val="0"/>
    </w:pPr>
    <w:rPr>
      <w:b/>
      <w:kern w:val="44"/>
      <w:sz w:val="44"/>
    </w:rPr>
  </w:style>
  <w:style w:type="paragraph" w:styleId="Heading2">
    <w:name w:val="heading 2"/>
    <w:basedOn w:val="Normal"/>
    <w:next w:val="Normal"/>
    <w:qFormat/>
    <w:pPr>
      <w:keepNext/>
      <w:keepLines/>
      <w:spacing w:before="260" w:after="260" w:line="413" w:lineRule="auto"/>
      <w:outlineLvl w:val="1"/>
    </w:pPr>
    <w:rPr>
      <w:rFonts w:ascii="Arial" w:eastAsia="黑体" w:hAnsi="Arial"/>
      <w:b/>
      <w:sz w:val="32"/>
    </w:rPr>
  </w:style>
  <w:style w:type="paragraph" w:styleId="Heading3">
    <w:name w:val="heading 3"/>
    <w:basedOn w:val="Normal"/>
    <w:next w:val="Normal"/>
    <w:qFormat/>
    <w:pPr>
      <w:keepNext/>
      <w:keepLines/>
      <w:spacing w:before="260" w:after="260" w:line="413" w:lineRule="auto"/>
      <w:outlineLvl w:val="2"/>
    </w:pPr>
    <w:rPr>
      <w:b/>
      <w:sz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280" w:after="290" w:line="372" w:lineRule="auto"/>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ListParagraph">
    <w:name w:val="List Paragraph"/>
    <w:basedOn w:val="Normal"/>
    <w:uiPriority w:val="34"/>
    <w:qFormat/>
    <w:pPr>
      <w:ind w:firstLineChars="200" w:firstLine="420"/>
    </w:pPr>
  </w:style>
  <w:style w:type="paragraph" w:styleId="Revision">
    <w:name w:val="Revision"/>
    <w:hidden/>
    <w:uiPriority w:val="99"/>
    <w:unhideWhenUsed/>
    <w:rsid w:val="00074B45"/>
    <w:rPr>
      <w:rFonts w:ascii="Calibri" w:hAnsi="Calibri" w:cs="宋体"/>
      <w:kern w:val="2"/>
      <w:sz w:val="21"/>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2437</TotalTime>
  <Pages>1</Pages>
  <Words>1571</Words>
  <Characters>8957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Kerl</dc:creator>
  <cp:lastModifiedBy>Ryan Zhong</cp:lastModifiedBy>
  <cp:revision>19</cp:revision>
  <dcterms:created xsi:type="dcterms:W3CDTF">2026-01-25T03:20:00Z</dcterms:created>
  <dcterms:modified xsi:type="dcterms:W3CDTF">2026-03-30T06:16:00Z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0A5038F675384CE7B8C2FE42CFCC150D_13</vt:lpwstr>
  </property>
  <property fmtid="{D5CDD505-2E9C-101B-9397-08002B2CF9AE}" pid="4" name="KSOTemplateDocerSaveRecord">
    <vt:lpwstr>eyJoZGlkIjoiZDhiOWU1YTUxMzgwZDMwYmJkMWIzMzE2YWJmNjNmZjEiLCJ1c2VySWQiOiIxNTQ3MjU5ODc5In0=</vt:lpwstr>
  </property>
</Properties>
</file>