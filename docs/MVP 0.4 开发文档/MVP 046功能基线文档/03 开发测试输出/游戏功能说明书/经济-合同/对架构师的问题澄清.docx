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0409" w14:textId="6E865927" w:rsidR="007167A9" w:rsidRDefault="007167A9" w:rsidP="000B1713">
      <w:pPr>
        <w:pStyle w:val="Heading2"/>
      </w:pPr>
      <w:r>
        <w:rPr>
          <w:rFonts w:hint="eastAsia"/>
        </w:rPr>
        <w:t>对架构师的问题澄清</w:t>
      </w:r>
    </w:p>
    <w:p w14:paraId="485C76EF" w14:textId="6309EA07" w:rsidR="007167A9" w:rsidRDefault="007167A9" w:rsidP="007167A9">
      <w:pPr>
        <w:pStyle w:val="Heading3"/>
      </w:pPr>
      <w:r>
        <w:rPr>
          <w:rFonts w:hint="eastAsia"/>
        </w:rPr>
        <w:t>缺陷一：舰队合同资金流缺失</w:t>
      </w:r>
    </w:p>
    <w:p w14:paraId="1E4B8572" w14:textId="77777777" w:rsidR="007167A9" w:rsidRDefault="007167A9" w:rsidP="007167A9">
      <w:r>
        <w:rPr>
          <w:rFonts w:hint="eastAsia"/>
        </w:rPr>
        <w:t xml:space="preserve">1. </w:t>
      </w:r>
      <w:r>
        <w:rPr>
          <w:rFonts w:hint="eastAsia"/>
        </w:rPr>
        <w:t>舰队合同的中标价应如何计算？当前自动模式中，</w:t>
      </w:r>
      <w:r>
        <w:rPr>
          <w:rFonts w:hint="eastAsia"/>
        </w:rPr>
        <w:t>AI</w:t>
      </w:r>
      <w:r>
        <w:rPr>
          <w:rFonts w:hint="eastAsia"/>
        </w:rPr>
        <w:t>出价</w:t>
      </w:r>
      <w:r>
        <w:rPr>
          <w:rFonts w:hint="eastAsia"/>
        </w:rPr>
        <w:t xml:space="preserve"> amount = </w:t>
      </w:r>
      <w:proofErr w:type="spellStart"/>
      <w:r>
        <w:rPr>
          <w:rFonts w:hint="eastAsia"/>
        </w:rPr>
        <w:t>contract_budget</w:t>
      </w:r>
      <w:proofErr w:type="spellEnd"/>
      <w:r>
        <w:rPr>
          <w:rFonts w:hint="eastAsia"/>
        </w:rPr>
        <w:t xml:space="preserve"> * (1 - </w:t>
      </w:r>
      <w:proofErr w:type="gramStart"/>
      <w:r>
        <w:rPr>
          <w:rFonts w:hint="eastAsia"/>
        </w:rPr>
        <w:t>r)</w:t>
      </w:r>
      <w:r>
        <w:rPr>
          <w:rFonts w:hint="eastAsia"/>
        </w:rPr>
        <w:t>，</w:t>
      </w:r>
      <w:proofErr w:type="gramEnd"/>
      <w:r>
        <w:rPr>
          <w:rFonts w:hint="eastAsia"/>
        </w:rPr>
        <w:t>其中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contract_budget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是生成时计算的预算。是否允许骑士在竞标时自定义出价（手动模式）？</w:t>
      </w:r>
    </w:p>
    <w:p w14:paraId="524B2FFE" w14:textId="77777777" w:rsidR="007167A9" w:rsidRDefault="007167A9" w:rsidP="007167A9">
      <w:r>
        <w:rPr>
          <w:rFonts w:hint="eastAsia"/>
        </w:rPr>
        <w:t>答：</w:t>
      </w:r>
      <w:proofErr w:type="spellStart"/>
      <w:r>
        <w:rPr>
          <w:rFonts w:hint="eastAsia"/>
        </w:rPr>
        <w:t>contract_budget</w:t>
      </w:r>
      <w:proofErr w:type="spellEnd"/>
      <w:r>
        <w:rPr>
          <w:rFonts w:hint="eastAsia"/>
        </w:rPr>
        <w:t>：是元老院审批通过的建造合同预算。</w:t>
      </w:r>
      <w:proofErr w:type="spellStart"/>
      <w:r>
        <w:rPr>
          <w:rFonts w:hint="eastAsia"/>
        </w:rPr>
        <w:t>contract_budget</w:t>
      </w:r>
      <w:proofErr w:type="spell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>*</w:t>
      </w:r>
      <w:r>
        <w:rPr>
          <w:rFonts w:hint="eastAsia"/>
        </w:rPr>
        <w:t>（</w:t>
      </w:r>
      <w:r>
        <w:rPr>
          <w:rFonts w:hint="eastAsia"/>
        </w:rPr>
        <w:t xml:space="preserve">1+ </w:t>
      </w:r>
      <w:proofErr w:type="spellStart"/>
      <w:r>
        <w:rPr>
          <w:rFonts w:hint="eastAsia"/>
        </w:rPr>
        <w:t>project_budget_margin</w:t>
      </w:r>
      <w:proofErr w:type="spellEnd"/>
      <w:r>
        <w:rPr>
          <w:rFonts w:hint="eastAsia"/>
        </w:rPr>
        <w:t>）。其中，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>是根据战争规模和敌方海军强度，从配置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fleet_types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读取舰队类型和成本，累加得到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total_budget</w:t>
      </w:r>
      <w:proofErr w:type="spellEnd"/>
      <w:r>
        <w:rPr>
          <w:rFonts w:hint="eastAsia"/>
        </w:rPr>
        <w:t>。</w:t>
      </w:r>
    </w:p>
    <w:p w14:paraId="297D0B5A" w14:textId="77777777" w:rsidR="007167A9" w:rsidRDefault="007167A9" w:rsidP="007167A9">
      <w:r>
        <w:rPr>
          <w:rFonts w:hint="eastAsia"/>
        </w:rPr>
        <w:t>在手手动模式下，执政官可以在提案中直接设定工程合同的</w:t>
      </w:r>
      <w:proofErr w:type="spellStart"/>
      <w:r>
        <w:rPr>
          <w:rFonts w:hint="eastAsia"/>
        </w:rPr>
        <w:t>contract_budget</w:t>
      </w:r>
      <w:proofErr w:type="spellEnd"/>
      <w:r>
        <w:rPr>
          <w:rFonts w:hint="eastAsia"/>
        </w:rPr>
        <w:t>值。</w:t>
      </w:r>
    </w:p>
    <w:p w14:paraId="3D293AA3" w14:textId="77777777" w:rsidR="007167A9" w:rsidRDefault="007167A9" w:rsidP="007167A9"/>
    <w:p w14:paraId="71BB48DE" w14:textId="77777777" w:rsidR="007167A9" w:rsidRDefault="007167A9" w:rsidP="007167A9">
      <w:r>
        <w:rPr>
          <w:rFonts w:hint="eastAsia"/>
        </w:rPr>
        <w:t xml:space="preserve">2. </w:t>
      </w:r>
      <w:r>
        <w:rPr>
          <w:rFonts w:hint="eastAsia"/>
        </w:rPr>
        <w:t>舰队建造成本（</w:t>
      </w:r>
      <w:r>
        <w:rPr>
          <w:rFonts w:hint="eastAsia"/>
        </w:rPr>
        <w:t>_</w:t>
      </w:r>
      <w:proofErr w:type="spellStart"/>
      <w:r>
        <w:rPr>
          <w:rFonts w:hint="eastAsia"/>
        </w:rPr>
        <w:t>annual_cost</w:t>
      </w:r>
      <w:proofErr w:type="spellEnd"/>
      <w:r>
        <w:rPr>
          <w:rFonts w:hint="eastAsia"/>
        </w:rPr>
        <w:t>）应等于中标价（即骑士实际支出），还是等于基准建造成本？根据说明书，实际成本与基准成本的比例影响战斗力，因此骑士实际支出应等于中标价，而基准成本是生成时的预算。</w:t>
      </w:r>
    </w:p>
    <w:p w14:paraId="38E75BB1" w14:textId="77777777" w:rsidR="007167A9" w:rsidRDefault="007167A9" w:rsidP="007167A9">
      <w:r>
        <w:rPr>
          <w:rFonts w:hint="eastAsia"/>
        </w:rPr>
        <w:t>答：舰队建造成本的计算和工程合同一致，只是建造周期只有</w:t>
      </w:r>
      <w:r>
        <w:rPr>
          <w:rFonts w:hint="eastAsia"/>
        </w:rPr>
        <w:t>1</w:t>
      </w:r>
      <w:r>
        <w:rPr>
          <w:rFonts w:hint="eastAsia"/>
        </w:rPr>
        <w:t>年。</w:t>
      </w:r>
    </w:p>
    <w:p w14:paraId="1EB576A3" w14:textId="77777777" w:rsidR="007167A9" w:rsidRDefault="007167A9" w:rsidP="007167A9">
      <w:r>
        <w:rPr>
          <w:rFonts w:hint="eastAsia"/>
        </w:rPr>
        <w:t>舰队建造的基准成本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>。</w:t>
      </w:r>
    </w:p>
    <w:p w14:paraId="3294FCD2" w14:textId="77777777" w:rsidR="007167A9" w:rsidRDefault="007167A9" w:rsidP="007167A9">
      <w:r>
        <w:rPr>
          <w:rFonts w:hint="eastAsia"/>
        </w:rPr>
        <w:t>实际建造成本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actual_cost</w:t>
      </w:r>
      <w:proofErr w:type="spellEnd"/>
      <w:r>
        <w:rPr>
          <w:rFonts w:hint="eastAsia"/>
        </w:rPr>
        <w:t xml:space="preserve"> = int(</w:t>
      </w:r>
      <w:proofErr w:type="spellStart"/>
      <w:r>
        <w:rPr>
          <w:rFonts w:hint="eastAsia"/>
        </w:rPr>
        <w:t>contract_price</w:t>
      </w:r>
      <w:proofErr w:type="spellEnd"/>
      <w:r>
        <w:rPr>
          <w:rFonts w:hint="eastAsia"/>
        </w:rPr>
        <w:t xml:space="preserve"> * (1 - r))</w:t>
      </w:r>
      <w:r>
        <w:rPr>
          <w:rFonts w:hint="eastAsia"/>
        </w:rPr>
        <w:t>（折扣越大，成本越低）。</w:t>
      </w:r>
    </w:p>
    <w:p w14:paraId="18B3C135" w14:textId="77777777" w:rsidR="007167A9" w:rsidRDefault="007167A9" w:rsidP="007167A9">
      <w:r>
        <w:rPr>
          <w:rFonts w:hint="eastAsia"/>
        </w:rPr>
        <w:t>年成本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annual_cost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actual_cost</w:t>
      </w:r>
      <w:proofErr w:type="spellEnd"/>
      <w:r>
        <w:rPr>
          <w:rFonts w:hint="eastAsia"/>
        </w:rPr>
        <w:t xml:space="preserve"> // construction</w:t>
      </w:r>
      <w:r>
        <w:rPr>
          <w:rFonts w:hint="eastAsia"/>
        </w:rPr>
        <w:t>。</w:t>
      </w:r>
    </w:p>
    <w:p w14:paraId="4307DB94" w14:textId="77777777" w:rsidR="007167A9" w:rsidRDefault="007167A9" w:rsidP="007167A9">
      <w:r>
        <w:rPr>
          <w:rFonts w:hint="eastAsia"/>
        </w:rPr>
        <w:t>战斗力是通过</w:t>
      </w:r>
      <w:proofErr w:type="spellStart"/>
      <w:r>
        <w:rPr>
          <w:rFonts w:hint="eastAsia"/>
        </w:rPr>
        <w:t>actual_cost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>来折算。</w:t>
      </w:r>
    </w:p>
    <w:p w14:paraId="1F7FA7FE" w14:textId="77777777" w:rsidR="007167A9" w:rsidRDefault="007167A9" w:rsidP="007167A9">
      <w:r>
        <w:rPr>
          <w:rFonts w:hint="eastAsia"/>
        </w:rPr>
        <w:lastRenderedPageBreak/>
        <w:t xml:space="preserve">3. </w:t>
      </w:r>
      <w:r>
        <w:rPr>
          <w:rFonts w:hint="eastAsia"/>
        </w:rPr>
        <w:t>国库支付给骑士的款项（</w:t>
      </w:r>
      <w:r>
        <w:rPr>
          <w:rFonts w:hint="eastAsia"/>
        </w:rPr>
        <w:t>_</w:t>
      </w:r>
      <w:proofErr w:type="spellStart"/>
      <w:r>
        <w:rPr>
          <w:rFonts w:hint="eastAsia"/>
        </w:rPr>
        <w:t>annual_income</w:t>
      </w:r>
      <w:proofErr w:type="spellEnd"/>
      <w:r>
        <w:rPr>
          <w:rFonts w:hint="eastAsia"/>
        </w:rPr>
        <w:t>）是否等于中标价？若施工周期为</w:t>
      </w:r>
      <w:r>
        <w:rPr>
          <w:rFonts w:hint="eastAsia"/>
        </w:rPr>
        <w:t>1</w:t>
      </w:r>
      <w:r>
        <w:rPr>
          <w:rFonts w:hint="eastAsia"/>
        </w:rPr>
        <w:t>年，则国库支付总额等于中标价。</w:t>
      </w:r>
      <w:r>
        <w:rPr>
          <w:rFonts w:hint="eastAsia"/>
        </w:rPr>
        <w:t xml:space="preserve"> --- </w:t>
      </w:r>
      <w:r>
        <w:rPr>
          <w:rFonts w:hint="eastAsia"/>
        </w:rPr>
        <w:t>答：对于舰队建造合同，是的。</w:t>
      </w:r>
    </w:p>
    <w:p w14:paraId="7F5C6BF9" w14:textId="77777777" w:rsidR="007167A9" w:rsidRDefault="007167A9" w:rsidP="007167A9">
      <w:pPr>
        <w:rPr>
          <w:ins w:id="0" w:author="Ryan Zhong" w:date="2026-03-27T16:32:00Z" w16du:dateUtc="2026-03-27T05:32:00Z"/>
        </w:rPr>
      </w:pPr>
      <w:r>
        <w:rPr>
          <w:rFonts w:hint="eastAsia"/>
        </w:rPr>
        <w:t xml:space="preserve">4. </w:t>
      </w:r>
      <w:r>
        <w:rPr>
          <w:rFonts w:hint="eastAsia"/>
        </w:rPr>
        <w:t>收入阶段结算时，国库支付是否应一次付清（工期</w:t>
      </w:r>
      <w:r>
        <w:rPr>
          <w:rFonts w:hint="eastAsia"/>
        </w:rPr>
        <w:t>1</w:t>
      </w:r>
      <w:r>
        <w:rPr>
          <w:rFonts w:hint="eastAsia"/>
        </w:rPr>
        <w:t>年）？当前工程合同最后一年支付尾款逻辑可满足，无需特殊处理。</w:t>
      </w:r>
      <w:r>
        <w:rPr>
          <w:rFonts w:hint="eastAsia"/>
        </w:rPr>
        <w:t xml:space="preserve"> --- </w:t>
      </w:r>
      <w:r>
        <w:rPr>
          <w:rFonts w:hint="eastAsia"/>
        </w:rPr>
        <w:t>答：对于舰队建造合同，是的。</w:t>
      </w:r>
    </w:p>
    <w:p w14:paraId="17A73236" w14:textId="77777777" w:rsidR="007167A9" w:rsidRDefault="007167A9" w:rsidP="007167A9"/>
    <w:p w14:paraId="043DF3C0" w14:textId="77777777" w:rsidR="007167A9" w:rsidRPr="00C36F3D" w:rsidRDefault="007167A9" w:rsidP="007167A9">
      <w:pPr>
        <w:pStyle w:val="Heading3"/>
      </w:pPr>
      <w:r w:rsidRPr="00C36F3D">
        <w:t>缺陷二：公共工程无预算加成</w:t>
      </w:r>
    </w:p>
    <w:p w14:paraId="57BCADB8" w14:textId="77777777" w:rsidR="007167A9" w:rsidRDefault="007167A9" w:rsidP="007167A9">
      <w:pPr>
        <w:numPr>
          <w:ilvl w:val="0"/>
          <w:numId w:val="1"/>
        </w:numPr>
      </w:pPr>
      <w:r w:rsidRPr="00C36F3D">
        <w:t>预算加成是否适用于包税合同？当前包税合同生成时已使用</w:t>
      </w:r>
      <w:r w:rsidRPr="00C36F3D">
        <w:t> </w:t>
      </w:r>
      <w:proofErr w:type="spellStart"/>
      <w:r w:rsidRPr="00C36F3D">
        <w:t>tax_auction_ratio</w:t>
      </w:r>
      <w:proofErr w:type="spellEnd"/>
      <w:r w:rsidRPr="00C36F3D">
        <w:t> </w:t>
      </w:r>
      <w:r w:rsidRPr="00C36F3D">
        <w:t>计算底价，元老院预算表决是否还需加成？说明书未明确。若需要，类似处理。</w:t>
      </w:r>
    </w:p>
    <w:p w14:paraId="7C6142AF" w14:textId="77777777" w:rsidR="007167A9" w:rsidRPr="00C36F3D" w:rsidRDefault="007167A9" w:rsidP="007167A9">
      <w:pPr>
        <w:ind w:left="720"/>
      </w:pPr>
      <w:r>
        <w:rPr>
          <w:rFonts w:hint="eastAsia"/>
        </w:rPr>
        <w:t>答：包税合同的预算案是在基准价格上下调，而不是加成，因此处理和公共工程不同，使用</w:t>
      </w:r>
      <w:proofErr w:type="spellStart"/>
      <w:r w:rsidRPr="00C36F3D">
        <w:t>tax_auction_ratio</w:t>
      </w:r>
      <w:proofErr w:type="spellEnd"/>
      <w:r w:rsidRPr="00C36F3D">
        <w:t> </w:t>
      </w:r>
      <w:r>
        <w:rPr>
          <w:rFonts w:hint="eastAsia"/>
        </w:rPr>
        <w:t>来生成竞标底价，而不是封顶价。</w:t>
      </w:r>
    </w:p>
    <w:p w14:paraId="3A48216B" w14:textId="77777777" w:rsidR="007167A9" w:rsidRDefault="007167A9" w:rsidP="007167A9">
      <w:pPr>
        <w:numPr>
          <w:ilvl w:val="0"/>
          <w:numId w:val="1"/>
        </w:numPr>
      </w:pPr>
      <w:r w:rsidRPr="00C36F3D">
        <w:t>预算加成后，原合同对象的</w:t>
      </w:r>
      <w:r w:rsidRPr="00C36F3D">
        <w:t> </w:t>
      </w:r>
      <w:proofErr w:type="spellStart"/>
      <w:r w:rsidRPr="00C36F3D">
        <w:t>base_cost</w:t>
      </w:r>
      <w:proofErr w:type="spellEnd"/>
      <w:r w:rsidRPr="00C36F3D">
        <w:t> </w:t>
      </w:r>
      <w:r w:rsidRPr="00C36F3D">
        <w:t>是否应该永久更新？若更新，则影响后续续约合同的生成（续约合同基于</w:t>
      </w:r>
      <w:r w:rsidRPr="00C36F3D">
        <w:t> </w:t>
      </w:r>
      <w:proofErr w:type="spellStart"/>
      <w:r w:rsidRPr="00C36F3D">
        <w:t>base_cost</w:t>
      </w:r>
      <w:proofErr w:type="spellEnd"/>
      <w:r w:rsidRPr="00C36F3D">
        <w:t> </w:t>
      </w:r>
      <w:r w:rsidRPr="00C36F3D">
        <w:t>计算）。建议仅用于当前合同竞标，续约合同仍基于原始经济计算。</w:t>
      </w:r>
    </w:p>
    <w:p w14:paraId="7C36EACC" w14:textId="77777777" w:rsidR="007167A9" w:rsidRPr="00C36F3D" w:rsidRDefault="007167A9" w:rsidP="007167A9">
      <w:pPr>
        <w:ind w:left="720"/>
      </w:pPr>
      <w:r>
        <w:rPr>
          <w:rFonts w:hint="eastAsia"/>
        </w:rPr>
        <w:t>答：对于工程合同的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>是基于如下计算，是恒定不变的。</w:t>
      </w:r>
      <w:proofErr w:type="spellStart"/>
      <w:r w:rsidRPr="001F662D">
        <w:t>land_value</w:t>
      </w:r>
      <w:proofErr w:type="spellEnd"/>
      <w:r w:rsidRPr="001F662D">
        <w:t xml:space="preserve"> = </w:t>
      </w:r>
      <w:proofErr w:type="spellStart"/>
      <w:r w:rsidRPr="001F662D">
        <w:t>province.</w:t>
      </w:r>
      <w:del w:id="1" w:author="Ryan Zhong" w:date="2026-03-27T11:02:00Z" w16du:dateUtc="2026-03-27T00:02:00Z">
        <w:r w:rsidRPr="001F662D" w:rsidDel="00A13554">
          <w:rPr>
            <w:rFonts w:hint="eastAsia"/>
          </w:rPr>
          <w:delText xml:space="preserve">land_public </w:delText>
        </w:r>
      </w:del>
      <w:ins w:id="2" w:author="Ryan Zhong" w:date="2026-03-27T11:02:00Z" w16du:dateUtc="2026-03-27T00:02:00Z">
        <w:r>
          <w:rPr>
            <w:rFonts w:hint="eastAsia"/>
          </w:rPr>
          <w:t>total_land</w:t>
        </w:r>
      </w:ins>
      <w:proofErr w:type="spellEnd"/>
      <w:r w:rsidRPr="001F662D">
        <w:t xml:space="preserve">* </w:t>
      </w:r>
      <w:proofErr w:type="spellStart"/>
      <w:r w:rsidRPr="001F662D">
        <w:t>land_price</w:t>
      </w:r>
      <w:proofErr w:type="spellEnd"/>
      <w:r w:rsidRPr="001F662D">
        <w:t>；</w:t>
      </w:r>
      <w:proofErr w:type="spellStart"/>
      <w:r w:rsidRPr="001F662D">
        <w:t>infra_cost</w:t>
      </w:r>
      <w:proofErr w:type="spellEnd"/>
      <w:r w:rsidRPr="001F662D">
        <w:t xml:space="preserve"> = int(</w:t>
      </w:r>
      <w:proofErr w:type="spellStart"/>
      <w:r w:rsidRPr="001F662D">
        <w:t>land_value</w:t>
      </w:r>
      <w:proofErr w:type="spellEnd"/>
      <w:r w:rsidRPr="001F662D">
        <w:t xml:space="preserve"> * </w:t>
      </w:r>
      <w:proofErr w:type="spellStart"/>
      <w:r w:rsidRPr="001F662D">
        <w:t>infrastructure_cost_rate</w:t>
      </w:r>
      <w:proofErr w:type="spellEnd"/>
      <w:r w:rsidRPr="001F662D">
        <w:t>)</w:t>
      </w:r>
      <w:r w:rsidRPr="001F662D">
        <w:t>；</w:t>
      </w:r>
      <w:r w:rsidRPr="00DB5130">
        <w:t>budget = int(</w:t>
      </w:r>
      <w:proofErr w:type="spellStart"/>
      <w:r w:rsidRPr="00DB5130">
        <w:t>infra_cost</w:t>
      </w:r>
      <w:proofErr w:type="spellEnd"/>
      <w:r w:rsidRPr="00C36F3D">
        <w:rPr>
          <w:rFonts w:hint="eastAsia"/>
        </w:rPr>
        <w:t xml:space="preserve">,      </w:t>
      </w:r>
      <w:proofErr w:type="spellStart"/>
      <w:r w:rsidRPr="00DB5130">
        <w:t>base_cost</w:t>
      </w:r>
      <w:proofErr w:type="spellEnd"/>
      <w:del w:id="3" w:author="Ryan Zhong" w:date="2026-03-27T11:14:00Z" w16du:dateUtc="2026-03-27T00:14:00Z">
        <w:r w:rsidRPr="00DB5130" w:rsidDel="00DB5130">
          <w:rPr>
            <w:strike/>
            <w:rPrChange w:id="4" w:author="Ryan Zhong" w:date="2026-03-27T11:05:00Z" w16du:dateUtc="2026-03-27T00:05:00Z">
              <w:rPr/>
            </w:rPrChange>
          </w:rPr>
          <w:delText xml:space="preserve"> </w:delText>
        </w:r>
      </w:del>
      <w:r w:rsidRPr="00DB5130">
        <w:t>= budget</w:t>
      </w:r>
      <w:r>
        <w:rPr>
          <w:rFonts w:hint="eastAsia"/>
        </w:rPr>
        <w:t>.555555</w:t>
      </w:r>
    </w:p>
    <w:p w14:paraId="61DA87A6" w14:textId="77777777" w:rsidR="007167A9" w:rsidRDefault="007167A9" w:rsidP="007167A9"/>
    <w:p w14:paraId="1792C8BE" w14:textId="77777777" w:rsidR="007167A9" w:rsidRDefault="007167A9" w:rsidP="007167A9">
      <w:pPr>
        <w:pStyle w:val="Heading3"/>
      </w:pPr>
      <w:r w:rsidRPr="00F34AA5">
        <w:t>缺陷三：舰队合同战斗力固定</w:t>
      </w:r>
    </w:p>
    <w:p w14:paraId="752BE7E7" w14:textId="77777777" w:rsidR="007167A9" w:rsidRDefault="007167A9" w:rsidP="007167A9">
      <w:pPr>
        <w:numPr>
          <w:ilvl w:val="0"/>
          <w:numId w:val="2"/>
        </w:numPr>
      </w:pPr>
      <w:r w:rsidRPr="00F34AA5">
        <w:t>战斗力调整的上限</w:t>
      </w:r>
      <w:r w:rsidRPr="00F34AA5">
        <w:t>/</w:t>
      </w:r>
      <w:r w:rsidRPr="00F34AA5">
        <w:t>下限？是否允许战斗力为</w:t>
      </w:r>
      <w:r w:rsidRPr="00F34AA5">
        <w:t>0</w:t>
      </w:r>
      <w:r w:rsidRPr="00F34AA5">
        <w:t>？建议限制最低为</w:t>
      </w:r>
      <w:r w:rsidRPr="00F34AA5">
        <w:t>1</w:t>
      </w:r>
      <w:r w:rsidRPr="00F34AA5">
        <w:t>，最高为</w:t>
      </w:r>
      <w:r w:rsidRPr="00F34AA5">
        <w:t> </w:t>
      </w:r>
      <w:proofErr w:type="spellStart"/>
      <w:r w:rsidRPr="00F34AA5">
        <w:t>base_strength</w:t>
      </w:r>
      <w:proofErr w:type="spellEnd"/>
      <w:r w:rsidRPr="00F34AA5">
        <w:t xml:space="preserve"> * 2 </w:t>
      </w:r>
      <w:r w:rsidRPr="00F34AA5">
        <w:t>或类似。</w:t>
      </w:r>
    </w:p>
    <w:p w14:paraId="306C82AD" w14:textId="77777777" w:rsidR="007167A9" w:rsidRPr="00F34AA5" w:rsidRDefault="007167A9" w:rsidP="007167A9">
      <w:pPr>
        <w:numPr>
          <w:ilvl w:val="1"/>
          <w:numId w:val="2"/>
        </w:numPr>
      </w:pPr>
      <w:r>
        <w:rPr>
          <w:rFonts w:hint="eastAsia"/>
        </w:rPr>
        <w:lastRenderedPageBreak/>
        <w:t>在自动模式下，这个</w:t>
      </w:r>
      <w:r>
        <w:rPr>
          <w:rFonts w:hint="eastAsia"/>
        </w:rPr>
        <w:t>r</w:t>
      </w:r>
      <w:r>
        <w:rPr>
          <w:rFonts w:hint="eastAsia"/>
        </w:rPr>
        <w:t>值被两个参数限制：</w:t>
      </w:r>
      <w:r w:rsidRPr="00F34AA5">
        <w:t>"</w:t>
      </w:r>
      <w:proofErr w:type="spellStart"/>
      <w:r w:rsidRPr="00F34AA5">
        <w:t>project_bid_discount_min</w:t>
      </w:r>
      <w:proofErr w:type="spellEnd"/>
      <w:r w:rsidRPr="00F34AA5">
        <w:t>": 0.05,</w:t>
      </w:r>
      <w:r>
        <w:rPr>
          <w:rFonts w:hint="eastAsia"/>
        </w:rPr>
        <w:t xml:space="preserve"> </w:t>
      </w:r>
      <w:r w:rsidRPr="00F34AA5">
        <w:t>"</w:t>
      </w:r>
      <w:proofErr w:type="spellStart"/>
      <w:r w:rsidRPr="00F34AA5">
        <w:t>project_bid_discount_max</w:t>
      </w:r>
      <w:proofErr w:type="spellEnd"/>
      <w:r w:rsidRPr="00F34AA5">
        <w:t>": 0.20,</w:t>
      </w:r>
    </w:p>
    <w:p w14:paraId="4DDE0721" w14:textId="77777777" w:rsidR="007167A9" w:rsidRPr="00F34AA5" w:rsidRDefault="007167A9" w:rsidP="007167A9">
      <w:pPr>
        <w:numPr>
          <w:ilvl w:val="1"/>
          <w:numId w:val="2"/>
        </w:numPr>
      </w:pPr>
      <w:r>
        <w:rPr>
          <w:rFonts w:hint="eastAsia"/>
        </w:rPr>
        <w:t>在手动模式下，如果骑士以</w:t>
      </w:r>
      <w:r>
        <w:rPr>
          <w:rFonts w:hint="eastAsia"/>
        </w:rPr>
        <w:t>0</w:t>
      </w:r>
      <w:r>
        <w:rPr>
          <w:rFonts w:hint="eastAsia"/>
        </w:rPr>
        <w:t>投标，系统应该禁止。但是需要面临战败后的起诉风险（</w:t>
      </w:r>
      <w:r>
        <w:rPr>
          <w:rFonts w:hint="eastAsia"/>
        </w:rPr>
        <w:t>P1</w:t>
      </w:r>
      <w:r>
        <w:rPr>
          <w:rFonts w:hint="eastAsia"/>
        </w:rPr>
        <w:t>功能）</w:t>
      </w:r>
    </w:p>
    <w:p w14:paraId="59C4667C" w14:textId="77777777" w:rsidR="007167A9" w:rsidRDefault="007167A9" w:rsidP="007167A9">
      <w:pPr>
        <w:numPr>
          <w:ilvl w:val="0"/>
          <w:numId w:val="2"/>
        </w:numPr>
      </w:pPr>
      <w:r w:rsidRPr="00F34AA5">
        <w:t>调整系数是否线性？还是使用平方或开方？建议先用线性，后续平衡时调整。</w:t>
      </w:r>
    </w:p>
    <w:p w14:paraId="5E9C99A8" w14:textId="77777777" w:rsidR="007167A9" w:rsidRPr="00F34AA5" w:rsidRDefault="007167A9" w:rsidP="007167A9">
      <w:pPr>
        <w:numPr>
          <w:ilvl w:val="1"/>
          <w:numId w:val="2"/>
        </w:numPr>
      </w:pPr>
      <w:r w:rsidRPr="00F34AA5">
        <w:t>先用线性</w:t>
      </w:r>
      <w:r>
        <w:rPr>
          <w:rFonts w:hint="eastAsia"/>
        </w:rPr>
        <w:t>。</w:t>
      </w:r>
    </w:p>
    <w:p w14:paraId="38BFB07A" w14:textId="77777777" w:rsidR="007167A9" w:rsidRDefault="007167A9" w:rsidP="007167A9">
      <w:pPr>
        <w:numPr>
          <w:ilvl w:val="0"/>
          <w:numId w:val="2"/>
        </w:numPr>
      </w:pPr>
      <w:r w:rsidRPr="00F34AA5">
        <w:t>是否影响维护费？当前维护费基于舰队类型固定，是否应按实际强度比例调整？建议保持固定，简化设计。</w:t>
      </w:r>
    </w:p>
    <w:p w14:paraId="2CE2081F" w14:textId="77777777" w:rsidR="007167A9" w:rsidRPr="00F34AA5" w:rsidRDefault="007167A9" w:rsidP="007167A9">
      <w:pPr>
        <w:numPr>
          <w:ilvl w:val="1"/>
          <w:numId w:val="2"/>
        </w:numPr>
      </w:pPr>
      <w:r>
        <w:rPr>
          <w:rFonts w:hint="eastAsia"/>
        </w:rPr>
        <w:t>保持固定。</w:t>
      </w:r>
    </w:p>
    <w:p w14:paraId="765E51E5" w14:textId="77777777" w:rsidR="007167A9" w:rsidRDefault="007167A9" w:rsidP="007167A9"/>
    <w:p w14:paraId="1B78A6B8" w14:textId="77777777" w:rsidR="007167A9" w:rsidRDefault="007167A9" w:rsidP="007167A9">
      <w:pPr>
        <w:pStyle w:val="Heading3"/>
      </w:pPr>
      <w:r w:rsidRPr="001D2CB8">
        <w:t>其他潜在问题</w:t>
      </w:r>
    </w:p>
    <w:p w14:paraId="7EA0A34D" w14:textId="77777777" w:rsidR="007167A9" w:rsidRPr="001D2CB8" w:rsidRDefault="007167A9" w:rsidP="007167A9">
      <w:pPr>
        <w:pStyle w:val="ListParagraph"/>
        <w:numPr>
          <w:ilvl w:val="0"/>
          <w:numId w:val="3"/>
        </w:numPr>
      </w:pPr>
      <w:r w:rsidRPr="001D2CB8">
        <w:rPr>
          <w:b/>
          <w:bCs/>
        </w:rPr>
        <w:t>包税合同续约时机</w:t>
      </w:r>
    </w:p>
    <w:p w14:paraId="73A5C598" w14:textId="77777777" w:rsidR="007167A9" w:rsidRPr="001D2CB8" w:rsidRDefault="007167A9" w:rsidP="007167A9">
      <w:pPr>
        <w:pStyle w:val="ListParagraph"/>
        <w:numPr>
          <w:ilvl w:val="1"/>
          <w:numId w:val="3"/>
        </w:numPr>
      </w:pPr>
      <w:r>
        <w:rPr>
          <w:rFonts w:hint="eastAsia"/>
          <w:b/>
          <w:bCs/>
        </w:rPr>
        <w:t>不是问题，因为新包税合同再旧合同到期前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年才自动生成，如果预算批准则第二年正好招标接替旧合同。不会存在旧合同未执行完，就被新合同取代的现象。</w:t>
      </w:r>
    </w:p>
    <w:p w14:paraId="399A458A" w14:textId="77777777" w:rsidR="007167A9" w:rsidRPr="00D8096A" w:rsidRDefault="007167A9" w:rsidP="007167A9">
      <w:pPr>
        <w:pStyle w:val="ListParagraph"/>
        <w:numPr>
          <w:ilvl w:val="0"/>
          <w:numId w:val="3"/>
        </w:numPr>
      </w:pPr>
      <w:r w:rsidRPr="001D2CB8">
        <w:rPr>
          <w:b/>
          <w:bCs/>
        </w:rPr>
        <w:t>工程合同续约</w:t>
      </w:r>
    </w:p>
    <w:p w14:paraId="6E6A9992" w14:textId="77777777" w:rsidR="007167A9" w:rsidRPr="001D2CB8" w:rsidRDefault="007167A9" w:rsidP="007167A9">
      <w:pPr>
        <w:pStyle w:val="ListParagraph"/>
        <w:numPr>
          <w:ilvl w:val="1"/>
          <w:numId w:val="3"/>
        </w:numPr>
      </w:pPr>
      <w:r w:rsidRPr="00D8096A">
        <w:rPr>
          <w:rFonts w:hint="eastAsia"/>
          <w:b/>
          <w:bCs/>
        </w:rPr>
        <w:t>工程合同执行完毕后，状态就是完成了，不会有续约问题。新合同在工程保质期结束前</w:t>
      </w:r>
      <w:r w:rsidRPr="00D8096A">
        <w:rPr>
          <w:b/>
          <w:bCs/>
        </w:rPr>
        <w:t>"</w:t>
      </w:r>
      <w:proofErr w:type="spellStart"/>
      <w:proofErr w:type="gramStart"/>
      <w:r w:rsidRPr="00D8096A">
        <w:rPr>
          <w:b/>
          <w:bCs/>
        </w:rPr>
        <w:t>project</w:t>
      </w:r>
      <w:proofErr w:type="gramEnd"/>
      <w:r w:rsidRPr="00D8096A">
        <w:rPr>
          <w:b/>
          <w:bCs/>
        </w:rPr>
        <w:t>_theoretical_construction</w:t>
      </w:r>
      <w:proofErr w:type="spellEnd"/>
      <w:r w:rsidRPr="00D8096A">
        <w:rPr>
          <w:b/>
          <w:bCs/>
        </w:rPr>
        <w:t>"</w:t>
      </w:r>
      <w:r>
        <w:rPr>
          <w:rFonts w:hint="eastAsia"/>
          <w:b/>
          <w:bCs/>
        </w:rPr>
        <w:t xml:space="preserve"> </w:t>
      </w:r>
      <w:r w:rsidRPr="00D8096A">
        <w:rPr>
          <w:rFonts w:hint="eastAsia"/>
          <w:b/>
          <w:bCs/>
        </w:rPr>
        <w:t>年会自动</w:t>
      </w:r>
      <w:r>
        <w:rPr>
          <w:rFonts w:hint="eastAsia"/>
          <w:b/>
          <w:bCs/>
        </w:rPr>
        <w:t>生成。</w:t>
      </w:r>
    </w:p>
    <w:p w14:paraId="0A925919" w14:textId="77777777" w:rsidR="007167A9" w:rsidRPr="00D8096A" w:rsidRDefault="007167A9" w:rsidP="007167A9">
      <w:pPr>
        <w:pStyle w:val="ListParagraph"/>
        <w:numPr>
          <w:ilvl w:val="0"/>
          <w:numId w:val="3"/>
        </w:numPr>
      </w:pPr>
      <w:r w:rsidRPr="001D2CB8">
        <w:rPr>
          <w:b/>
          <w:bCs/>
        </w:rPr>
        <w:t>合同过期处理</w:t>
      </w:r>
    </w:p>
    <w:p w14:paraId="2B70CCA8" w14:textId="77777777" w:rsidR="007167A9" w:rsidRPr="001D2CB8" w:rsidRDefault="007167A9" w:rsidP="007167A9">
      <w:pPr>
        <w:pStyle w:val="ListParagraph"/>
        <w:numPr>
          <w:ilvl w:val="1"/>
          <w:numId w:val="3"/>
        </w:numPr>
      </w:pPr>
      <w:r>
        <w:rPr>
          <w:rFonts w:hint="eastAsia"/>
          <w:b/>
          <w:bCs/>
        </w:rPr>
        <w:t>暂时不是问题。</w:t>
      </w:r>
    </w:p>
    <w:p w14:paraId="677B2B03" w14:textId="77777777" w:rsidR="005156FD" w:rsidRDefault="005156FD"/>
    <w:p w14:paraId="11FBA492" w14:textId="77777777" w:rsidR="000B1713" w:rsidRDefault="000B1713">
      <w:pPr>
        <w:rPr>
          <w:rFonts w:hint="eastAsia"/>
        </w:rPr>
      </w:pPr>
    </w:p>
    <w:sectPr w:rsidR="000B1713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6A01"/>
    <w:multiLevelType w:val="multilevel"/>
    <w:tmpl w:val="25E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9312A"/>
    <w:multiLevelType w:val="multilevel"/>
    <w:tmpl w:val="9664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B00C05"/>
    <w:multiLevelType w:val="multilevel"/>
    <w:tmpl w:val="25E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E5BCA"/>
    <w:multiLevelType w:val="multilevel"/>
    <w:tmpl w:val="25E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00041">
    <w:abstractNumId w:val="2"/>
  </w:num>
  <w:num w:numId="2" w16cid:durableId="1880504733">
    <w:abstractNumId w:val="3"/>
  </w:num>
  <w:num w:numId="3" w16cid:durableId="1441754230">
    <w:abstractNumId w:val="0"/>
  </w:num>
  <w:num w:numId="4" w16cid:durableId="134292755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 Zhong">
    <w15:presenceInfo w15:providerId="AD" w15:userId="S::Ryan.Zhong@education.nsw.gov.au::acd07baa-6b2b-4c94-80a8-27abbe0baa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A9"/>
    <w:rsid w:val="00020E24"/>
    <w:rsid w:val="000B1713"/>
    <w:rsid w:val="00383607"/>
    <w:rsid w:val="005156FD"/>
    <w:rsid w:val="007167A9"/>
    <w:rsid w:val="00777DC9"/>
    <w:rsid w:val="00942862"/>
    <w:rsid w:val="00B93CF1"/>
    <w:rsid w:val="00C54E9A"/>
    <w:rsid w:val="00E1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6DA1"/>
  <w15:chartTrackingRefBased/>
  <w15:docId w15:val="{D6C47007-8C3A-4C1A-A119-1F969769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A9"/>
  </w:style>
  <w:style w:type="paragraph" w:styleId="Heading1">
    <w:name w:val="heading 1"/>
    <w:basedOn w:val="Normal"/>
    <w:next w:val="Normal"/>
    <w:link w:val="Heading1Char"/>
    <w:uiPriority w:val="9"/>
    <w:qFormat/>
    <w:rsid w:val="0071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2026-03-27T06:02:00Z</dcterms:created>
  <dcterms:modified xsi:type="dcterms:W3CDTF">2026-03-27T06:45:00Z</dcterms:modified>
</cp:coreProperties>
</file>