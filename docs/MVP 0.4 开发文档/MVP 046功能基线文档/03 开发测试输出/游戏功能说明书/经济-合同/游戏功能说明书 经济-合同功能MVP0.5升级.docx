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5B19" w14:textId="000C9293" w:rsidR="001F662D" w:rsidRDefault="000D7ED0" w:rsidP="001F662D">
      <w:pPr>
        <w:pStyle w:val="Heading2"/>
      </w:pPr>
      <w:ins w:id="0" w:author="Ryan Zhong" w:date="2026-03-27T12:14:00Z" w16du:dateUtc="2026-03-27T01:14:00Z">
        <w:r>
          <w:rPr>
            <w:rFonts w:hint="eastAsia"/>
          </w:rPr>
          <w:t>游戏功能说明</w:t>
        </w:r>
      </w:ins>
      <w:ins w:id="1" w:author="Ryan Zhong" w:date="2026-03-27T12:15:00Z" w16du:dateUtc="2026-03-27T01:15:00Z">
        <w:r>
          <w:rPr>
            <w:rFonts w:hint="eastAsia"/>
          </w:rPr>
          <w:t>书</w:t>
        </w:r>
        <w:r>
          <w:rPr>
            <w:rFonts w:hint="eastAsia"/>
          </w:rPr>
          <w:t xml:space="preserve"> </w:t>
        </w:r>
      </w:ins>
      <w:r w:rsidR="001F662D" w:rsidRPr="001F662D">
        <w:t>经济</w:t>
      </w:r>
      <w:r w:rsidR="001F662D" w:rsidRPr="001F662D">
        <w:t>-</w:t>
      </w:r>
      <w:r w:rsidR="001F662D" w:rsidRPr="001F662D">
        <w:t>合同的生成</w:t>
      </w:r>
      <w:r w:rsidR="001F662D" w:rsidRPr="001F662D">
        <w:t>-</w:t>
      </w:r>
      <w:r w:rsidR="001F662D" w:rsidRPr="001F662D">
        <w:t>审批</w:t>
      </w:r>
      <w:r w:rsidR="001F662D" w:rsidRPr="001F662D">
        <w:t>-</w:t>
      </w:r>
      <w:r w:rsidR="001F662D" w:rsidRPr="001F662D">
        <w:t>竞标</w:t>
      </w:r>
      <w:r w:rsidR="001F662D" w:rsidRPr="001F662D">
        <w:t>-</w:t>
      </w:r>
      <w:r w:rsidR="001F662D" w:rsidRPr="001F662D">
        <w:t>现金</w:t>
      </w:r>
      <w:r w:rsidR="001F662D" w:rsidRPr="001F662D">
        <w:t>-</w:t>
      </w:r>
      <w:r w:rsidR="001F662D" w:rsidRPr="001F662D">
        <w:t>交付</w:t>
      </w:r>
      <w:r w:rsidR="001F662D" w:rsidRPr="001F662D">
        <w:t>-</w:t>
      </w:r>
      <w:r w:rsidR="001F662D" w:rsidRPr="001F662D">
        <w:t>关闭流程</w:t>
      </w:r>
    </w:p>
    <w:p w14:paraId="2D7D9632" w14:textId="77777777" w:rsidR="001F662D" w:rsidRPr="001F662D" w:rsidRDefault="001F662D" w:rsidP="001F662D"/>
    <w:p w14:paraId="441FBB67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1. </w:t>
      </w:r>
      <w:r w:rsidRPr="001F662D">
        <w:rPr>
          <w:b/>
          <w:bCs/>
        </w:rPr>
        <w:t>概述</w:t>
      </w:r>
    </w:p>
    <w:p w14:paraId="106538DC" w14:textId="77777777" w:rsidR="001F662D" w:rsidRPr="001F662D" w:rsidRDefault="001F662D" w:rsidP="001F662D">
      <w:r w:rsidRPr="001F662D">
        <w:t>本文档基于当前代码实现（标签</w:t>
      </w:r>
      <w:r w:rsidRPr="001F662D">
        <w:t> mvp-0.7-fix-tax-contract-20260324</w:t>
      </w:r>
      <w:r w:rsidRPr="001F662D">
        <w:t>）描述游戏内三种主要合同的生命周期：</w:t>
      </w:r>
    </w:p>
    <w:p w14:paraId="16430C9E" w14:textId="78E3EB34" w:rsidR="001F662D" w:rsidRPr="001F662D" w:rsidRDefault="001F662D" w:rsidP="001F662D">
      <w:pPr>
        <w:numPr>
          <w:ilvl w:val="0"/>
          <w:numId w:val="1"/>
        </w:numPr>
      </w:pPr>
      <w:r w:rsidRPr="001F662D">
        <w:rPr>
          <w:b/>
          <w:bCs/>
        </w:rPr>
        <w:t>包税合同（</w:t>
      </w:r>
      <w:r w:rsidRPr="001F662D">
        <w:rPr>
          <w:b/>
          <w:bCs/>
        </w:rPr>
        <w:t>TAX_FARMING</w:t>
      </w:r>
      <w:r w:rsidRPr="001F662D">
        <w:rPr>
          <w:b/>
          <w:bCs/>
        </w:rPr>
        <w:t>）</w:t>
      </w:r>
      <w:r w:rsidRPr="001F662D">
        <w:t>：将行省税收权承包给骑士</w:t>
      </w:r>
      <w:ins w:id="2" w:author="Ryan Zhong" w:date="2026-03-27T10:24:00Z" w16du:dateUtc="2026-03-26T23:24:00Z">
        <w:r>
          <w:rPr>
            <w:rFonts w:hint="eastAsia"/>
          </w:rPr>
          <w:t>（合同金额根据行省税基计算一个基础值）</w:t>
        </w:r>
      </w:ins>
      <w:r w:rsidRPr="001F662D">
        <w:t>，中标时骑士</w:t>
      </w:r>
      <w:ins w:id="3" w:author="Ryan Zhong" w:date="2026-03-27T10:18:00Z" w16du:dateUtc="2026-03-26T23:18:00Z">
        <w:r>
          <w:rPr>
            <w:rFonts w:hint="eastAsia"/>
          </w:rPr>
          <w:t>承诺</w:t>
        </w:r>
      </w:ins>
      <w:del w:id="4" w:author="Ryan Zhong" w:date="2026-03-27T10:18:00Z" w16du:dateUtc="2026-03-26T23:18:00Z">
        <w:r w:rsidRPr="001F662D" w:rsidDel="001F662D">
          <w:delText>支付</w:delText>
        </w:r>
      </w:del>
      <w:ins w:id="5" w:author="Ryan Zhong" w:date="2026-03-27T10:18:00Z" w16du:dateUtc="2026-03-26T23:18:00Z">
        <w:r>
          <w:rPr>
            <w:rFonts w:hint="eastAsia"/>
          </w:rPr>
          <w:t>合同价（每年固定缴纳的税金）</w:t>
        </w:r>
      </w:ins>
      <w:del w:id="6" w:author="Ryan Zhong" w:date="2026-03-27T10:18:00Z" w16du:dateUtc="2026-03-26T23:18:00Z">
        <w:r w:rsidRPr="001F662D" w:rsidDel="001F662D">
          <w:delText>拍卖价</w:delText>
        </w:r>
      </w:del>
      <w:r w:rsidRPr="001F662D">
        <w:t>，</w:t>
      </w:r>
      <w:ins w:id="7" w:author="Ryan Zhong" w:date="2026-03-27T10:18:00Z" w16du:dateUtc="2026-03-26T23:18:00Z">
        <w:r>
          <w:rPr>
            <w:rFonts w:hint="eastAsia"/>
          </w:rPr>
          <w:t>并设定</w:t>
        </w:r>
      </w:ins>
      <w:ins w:id="8" w:author="Ryan Zhong" w:date="2026-03-27T10:19:00Z" w16du:dateUtc="2026-03-26T23:19:00Z">
        <w:r>
          <w:rPr>
            <w:rFonts w:hint="eastAsia"/>
          </w:rPr>
          <w:t>征税的税率。</w:t>
        </w:r>
      </w:ins>
      <w:r w:rsidRPr="001F662D">
        <w:t>后续每回合国库获得合同价，骑士获得利润</w:t>
      </w:r>
      <w:ins w:id="9" w:author="Ryan Zhong" w:date="2026-03-27T10:19:00Z" w16du:dateUtc="2026-03-26T23:19:00Z">
        <w:r>
          <w:rPr>
            <w:rFonts w:hint="eastAsia"/>
          </w:rPr>
          <w:t>=</w:t>
        </w:r>
        <w:r>
          <w:rPr>
            <w:rFonts w:hint="eastAsia"/>
          </w:rPr>
          <w:t>根据税率收取的金额</w:t>
        </w:r>
        <w:r>
          <w:rPr>
            <w:rFonts w:hint="eastAsia"/>
          </w:rPr>
          <w:t>-</w:t>
        </w:r>
        <w:r>
          <w:rPr>
            <w:rFonts w:hint="eastAsia"/>
          </w:rPr>
          <w:t>合同价</w:t>
        </w:r>
      </w:ins>
      <w:r w:rsidRPr="001F662D">
        <w:t>。</w:t>
      </w:r>
      <w:ins w:id="10" w:author="Ryan Zhong" w:date="2026-03-27T10:24:00Z" w16du:dateUtc="2026-03-26T23:24:00Z">
        <w:r>
          <w:rPr>
            <w:rFonts w:hint="eastAsia"/>
          </w:rPr>
          <w:t>如果</w:t>
        </w:r>
        <w:r w:rsidR="005E4BBC">
          <w:rPr>
            <w:rFonts w:hint="eastAsia"/>
          </w:rPr>
          <w:t>行省收取的</w:t>
        </w:r>
      </w:ins>
      <w:ins w:id="11" w:author="Ryan Zhong" w:date="2026-03-27T10:25:00Z" w16du:dateUtc="2026-03-26T23:25:00Z">
        <w:r w:rsidR="005E4BBC">
          <w:rPr>
            <w:rFonts w:hint="eastAsia"/>
          </w:rPr>
          <w:t>税金</w:t>
        </w:r>
        <w:r w:rsidR="005E4BBC">
          <w:rPr>
            <w:rFonts w:hint="eastAsia"/>
          </w:rPr>
          <w:t>&gt;</w:t>
        </w:r>
        <w:r w:rsidR="005E4BBC">
          <w:rPr>
            <w:rFonts w:hint="eastAsia"/>
          </w:rPr>
          <w:t>基础税值，行省民变威胁升级；相反则民变威胁降级。</w:t>
        </w:r>
      </w:ins>
    </w:p>
    <w:p w14:paraId="2547C1D2" w14:textId="6C770BC7" w:rsidR="001F662D" w:rsidRPr="001F662D" w:rsidRDefault="001F662D" w:rsidP="001F662D">
      <w:pPr>
        <w:numPr>
          <w:ilvl w:val="0"/>
          <w:numId w:val="1"/>
        </w:numPr>
      </w:pPr>
      <w:r w:rsidRPr="001F662D">
        <w:rPr>
          <w:b/>
          <w:bCs/>
        </w:rPr>
        <w:t>公共工程合同（</w:t>
      </w:r>
      <w:r w:rsidRPr="001F662D">
        <w:rPr>
          <w:b/>
          <w:bCs/>
        </w:rPr>
        <w:t>PUBLIC_WORKS</w:t>
      </w:r>
      <w:r w:rsidRPr="001F662D">
        <w:rPr>
          <w:b/>
          <w:bCs/>
        </w:rPr>
        <w:t>）</w:t>
      </w:r>
      <w:r w:rsidRPr="001F662D">
        <w:t>：将行省公共建设项目承包给骑士</w:t>
      </w:r>
      <w:ins w:id="12" w:author="Ryan Zhong" w:date="2026-03-27T10:25:00Z" w16du:dateUtc="2026-03-26T23:25:00Z">
        <w:r w:rsidR="005E4BBC">
          <w:rPr>
            <w:rFonts w:hint="eastAsia"/>
          </w:rPr>
          <w:t>（</w:t>
        </w:r>
      </w:ins>
      <w:ins w:id="13" w:author="Ryan Zhong" w:date="2026-03-27T10:26:00Z" w16du:dateUtc="2026-03-26T23:26:00Z">
        <w:r w:rsidR="005E4BBC">
          <w:rPr>
            <w:rFonts w:hint="eastAsia"/>
          </w:rPr>
          <w:t>建造成本有一个基准成本值和标准质保期</w:t>
        </w:r>
      </w:ins>
      <w:ins w:id="14" w:author="Ryan Zhong" w:date="2026-03-27T10:25:00Z" w16du:dateUtc="2026-03-26T23:25:00Z">
        <w:r w:rsidR="005E4BBC">
          <w:rPr>
            <w:rFonts w:hint="eastAsia"/>
          </w:rPr>
          <w:t>）</w:t>
        </w:r>
      </w:ins>
      <w:r w:rsidRPr="001F662D">
        <w:t>，中标</w:t>
      </w:r>
      <w:ins w:id="15" w:author="Ryan Zhong" w:date="2026-03-27T10:28:00Z" w16du:dateUtc="2026-03-26T23:28:00Z">
        <w:r w:rsidR="005E4BBC">
          <w:rPr>
            <w:rFonts w:hint="eastAsia"/>
          </w:rPr>
          <w:t>时，骑士承诺合同</w:t>
        </w:r>
      </w:ins>
      <w:ins w:id="16" w:author="Ryan Zhong" w:date="2026-03-27T10:29:00Z" w16du:dateUtc="2026-03-26T23:29:00Z">
        <w:r w:rsidR="005E4BBC">
          <w:rPr>
            <w:rFonts w:hint="eastAsia"/>
          </w:rPr>
          <w:t>价，并设定利润比例（</w:t>
        </w:r>
        <w:r w:rsidR="005E4BBC">
          <w:rPr>
            <w:rFonts w:hint="eastAsia"/>
          </w:rPr>
          <w:t>_saving_rate</w:t>
        </w:r>
        <w:r w:rsidR="005E4BBC">
          <w:rPr>
            <w:rFonts w:hint="eastAsia"/>
          </w:rPr>
          <w:t>）</w:t>
        </w:r>
      </w:ins>
      <w:r w:rsidRPr="001F662D">
        <w:t>后国库按年支付工程款</w:t>
      </w:r>
      <w:ins w:id="17" w:author="Ryan Zhong" w:date="2026-03-27T10:29:00Z" w16du:dateUtc="2026-03-26T23:29:00Z">
        <w:r w:rsidR="005E4BBC">
          <w:rPr>
            <w:rFonts w:hint="eastAsia"/>
          </w:rPr>
          <w:t>(</w:t>
        </w:r>
        <w:r w:rsidR="005E4BBC">
          <w:rPr>
            <w:rFonts w:hint="eastAsia"/>
          </w:rPr>
          <w:t>合同价</w:t>
        </w:r>
        <w:r w:rsidR="005E4BBC">
          <w:rPr>
            <w:rFonts w:hint="eastAsia"/>
          </w:rPr>
          <w:t>/</w:t>
        </w:r>
      </w:ins>
      <w:ins w:id="18" w:author="Ryan Zhong" w:date="2026-03-27T10:30:00Z" w16du:dateUtc="2026-03-26T23:30:00Z">
        <w:r w:rsidR="005E4BBC">
          <w:rPr>
            <w:rFonts w:hint="eastAsia"/>
          </w:rPr>
          <w:t>建造</w:t>
        </w:r>
      </w:ins>
      <w:ins w:id="19" w:author="Ryan Zhong" w:date="2026-03-27T10:29:00Z" w16du:dateUtc="2026-03-26T23:29:00Z">
        <w:r w:rsidR="005E4BBC">
          <w:rPr>
            <w:rFonts w:hint="eastAsia"/>
          </w:rPr>
          <w:t>周期</w:t>
        </w:r>
        <w:r w:rsidR="005E4BBC">
          <w:rPr>
            <w:rFonts w:hint="eastAsia"/>
          </w:rPr>
          <w:t>)</w:t>
        </w:r>
      </w:ins>
      <w:r w:rsidRPr="001F662D">
        <w:t>，骑士承担建造成本，工期结束后合同完成。</w:t>
      </w:r>
      <w:ins w:id="20" w:author="Ryan Zhong" w:date="2026-03-27T10:23:00Z" w16du:dateUtc="2026-03-26T23:23:00Z">
        <w:r>
          <w:rPr>
            <w:rFonts w:hint="eastAsia"/>
          </w:rPr>
          <w:t>公共工程有质保期，</w:t>
        </w:r>
      </w:ins>
      <w:ins w:id="21" w:author="Ryan Zhong" w:date="2026-03-27T10:26:00Z" w16du:dateUtc="2026-03-26T23:26:00Z">
        <w:r w:rsidR="005E4BBC">
          <w:rPr>
            <w:rFonts w:hint="eastAsia"/>
          </w:rPr>
          <w:t>实际</w:t>
        </w:r>
      </w:ins>
      <w:ins w:id="22" w:author="Ryan Zhong" w:date="2026-03-27T10:23:00Z" w16du:dateUtc="2026-03-26T23:23:00Z">
        <w:r>
          <w:rPr>
            <w:rFonts w:hint="eastAsia"/>
          </w:rPr>
          <w:t>质保期与建造成本和基准成本的</w:t>
        </w:r>
      </w:ins>
      <w:ins w:id="23" w:author="Ryan Zhong" w:date="2026-03-27T10:24:00Z" w16du:dateUtc="2026-03-26T23:24:00Z">
        <w:r>
          <w:rPr>
            <w:rFonts w:hint="eastAsia"/>
          </w:rPr>
          <w:t>比值相关；</w:t>
        </w:r>
      </w:ins>
      <w:ins w:id="24" w:author="Ryan Zhong" w:date="2026-03-27T10:27:00Z" w16du:dateUtc="2026-03-26T23:27:00Z">
        <w:r w:rsidR="005E4BBC">
          <w:rPr>
            <w:rFonts w:hint="eastAsia"/>
          </w:rPr>
          <w:t>实际质保期低于标准质保期会导致行省失去对自然灾害的抵抗能力，最终成为骑士被追究法律责任的起诉条件。</w:t>
        </w:r>
      </w:ins>
    </w:p>
    <w:p w14:paraId="4CE36683" w14:textId="6AECC334" w:rsidR="001F662D" w:rsidRPr="001F662D" w:rsidRDefault="001F662D">
      <w:pPr>
        <w:numPr>
          <w:ilvl w:val="1"/>
          <w:numId w:val="1"/>
        </w:numPr>
        <w:pPrChange w:id="25" w:author="Ryan Zhong" w:date="2026-03-27T10:21:00Z" w16du:dateUtc="2026-03-26T23:21:00Z">
          <w:pPr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r w:rsidRPr="001F662D">
        <w:rPr>
          <w:b/>
          <w:bCs/>
        </w:rPr>
        <w:t>舰队建造合同</w:t>
      </w:r>
      <w:r w:rsidRPr="001F662D">
        <w:t>：作为公共工程的一种特殊类型（</w:t>
      </w:r>
      <w:r w:rsidRPr="001F662D">
        <w:t>_is_fleet_construction=True</w:t>
      </w:r>
      <w:r w:rsidRPr="001F662D">
        <w:t>），生成于海战威胁，工期固定为</w:t>
      </w:r>
      <w:r w:rsidRPr="001F662D">
        <w:t>1</w:t>
      </w:r>
      <w:r w:rsidRPr="001F662D">
        <w:t>年</w:t>
      </w:r>
      <w:ins w:id="26" w:author="Ryan Zhong" w:date="2026-03-27T10:23:00Z" w16du:dateUtc="2026-03-26T23:23:00Z">
        <w:r>
          <w:rPr>
            <w:rFonts w:hint="eastAsia"/>
          </w:rPr>
          <w:t>.</w:t>
        </w:r>
      </w:ins>
      <w:del w:id="27" w:author="Ryan Zhong" w:date="2026-03-27T10:23:00Z" w16du:dateUtc="2026-03-26T23:23:00Z">
        <w:r w:rsidRPr="001F662D" w:rsidDel="001F662D">
          <w:delText>，</w:delText>
        </w:r>
      </w:del>
      <w:ins w:id="28" w:author="Ryan Zhong" w:date="2026-03-27T10:22:00Z" w16du:dateUtc="2026-03-26T23:22:00Z">
        <w:r>
          <w:rPr>
            <w:rFonts w:hint="eastAsia"/>
          </w:rPr>
          <w:t>(</w:t>
        </w:r>
      </w:ins>
      <w:r w:rsidRPr="001F662D">
        <w:rPr>
          <w:b/>
          <w:bCs/>
        </w:rPr>
        <w:t>当前实现中资金流缺失</w:t>
      </w:r>
      <w:r w:rsidRPr="001F662D">
        <w:t>（中标后无国库支付，骑士无成本扣除）。</w:t>
      </w:r>
      <w:ins w:id="29" w:author="Ryan Zhong" w:date="2026-03-27T10:23:00Z" w16du:dateUtc="2026-03-26T23:23:00Z">
        <w:r>
          <w:t>)</w:t>
        </w:r>
      </w:ins>
      <w:ins w:id="30" w:author="Ryan Zhong" w:date="2026-03-27T10:28:00Z" w16du:dateUtc="2026-03-26T23:28:00Z">
        <w:r w:rsidR="005E4BBC">
          <w:rPr>
            <w:rFonts w:hint="eastAsia"/>
          </w:rPr>
          <w:t>和公共工程合同一样，舰队建造有一个基准成本，如果实际成本</w:t>
        </w:r>
      </w:ins>
      <w:ins w:id="31" w:author="Ryan Zhong" w:date="2026-03-27T10:33:00Z" w16du:dateUtc="2026-03-26T23:33:00Z">
        <w:r w:rsidR="005E4BBC">
          <w:rPr>
            <w:rFonts w:hint="eastAsia"/>
          </w:rPr>
          <w:t>&lt;</w:t>
        </w:r>
      </w:ins>
      <w:ins w:id="32" w:author="Ryan Zhong" w:date="2026-03-27T10:31:00Z" w16du:dateUtc="2026-03-26T23:31:00Z">
        <w:r w:rsidR="005E4BBC">
          <w:rPr>
            <w:rFonts w:hint="eastAsia"/>
          </w:rPr>
          <w:t>基准成本，舰队的战斗力按比例减少</w:t>
        </w:r>
      </w:ins>
      <w:ins w:id="33" w:author="Ryan Zhong" w:date="2026-03-27T10:33:00Z" w16du:dateUtc="2026-03-26T23:33:00Z">
        <w:r w:rsidR="005E4BBC">
          <w:rPr>
            <w:rFonts w:hint="eastAsia"/>
          </w:rPr>
          <w:t>，相反则增加战斗力。</w:t>
        </w:r>
      </w:ins>
    </w:p>
    <w:p w14:paraId="4AE08588" w14:textId="73F8527D" w:rsidR="001F662D" w:rsidRPr="001F662D" w:rsidRDefault="001F662D" w:rsidP="001F662D">
      <w:r w:rsidRPr="001F662D">
        <w:t>所有合同均遵循</w:t>
      </w:r>
      <w:r w:rsidRPr="001F662D">
        <w:t>“</w:t>
      </w:r>
      <w:ins w:id="34" w:author="Ryan Zhong" w:date="2026-03-27T10:33:00Z" w16du:dateUtc="2026-03-26T23:33:00Z">
        <w:r w:rsidR="005E4BBC">
          <w:rPr>
            <w:rFonts w:hint="eastAsia"/>
          </w:rPr>
          <w:t>广场</w:t>
        </w:r>
      </w:ins>
      <w:r w:rsidRPr="001F662D">
        <w:t>生成</w:t>
      </w:r>
      <w:r w:rsidRPr="001F662D">
        <w:t xml:space="preserve"> → </w:t>
      </w:r>
      <w:r w:rsidRPr="001F662D">
        <w:t>元老院预算表决</w:t>
      </w:r>
      <w:r w:rsidRPr="001F662D">
        <w:t xml:space="preserve"> → </w:t>
      </w:r>
      <w:r w:rsidRPr="001F662D">
        <w:t>广场阶段竞标</w:t>
      </w:r>
      <w:r w:rsidRPr="001F662D">
        <w:t xml:space="preserve"> → </w:t>
      </w:r>
      <w:r w:rsidRPr="001F662D">
        <w:t>收入阶段结算</w:t>
      </w:r>
      <w:r w:rsidRPr="001F662D">
        <w:t xml:space="preserve"> → </w:t>
      </w:r>
      <w:del w:id="35" w:author="Ryan Zhong" w:date="2026-03-27T10:33:00Z" w16du:dateUtc="2026-03-26T23:33:00Z">
        <w:r w:rsidRPr="001F662D" w:rsidDel="005E4BBC">
          <w:rPr>
            <w:rFonts w:hint="eastAsia"/>
          </w:rPr>
          <w:delText>关闭</w:delText>
        </w:r>
      </w:del>
      <w:ins w:id="36" w:author="Ryan Zhong" w:date="2026-03-27T10:33:00Z" w16du:dateUtc="2026-03-26T23:33:00Z">
        <w:r w:rsidR="005E4BBC">
          <w:rPr>
            <w:rFonts w:hint="eastAsia"/>
          </w:rPr>
          <w:t>广场阶段更新</w:t>
        </w:r>
      </w:ins>
      <w:ins w:id="37" w:author="Ryan Zhong" w:date="2026-03-27T10:34:00Z" w16du:dateUtc="2026-03-26T23:34:00Z">
        <w:r w:rsidR="005E4BBC">
          <w:rPr>
            <w:rFonts w:hint="eastAsia"/>
          </w:rPr>
          <w:t>进度</w:t>
        </w:r>
      </w:ins>
      <w:ins w:id="38" w:author="Ryan Zhong" w:date="2026-03-27T10:33:00Z" w16du:dateUtc="2026-03-26T23:33:00Z">
        <w:r w:rsidR="005E4BBC">
          <w:rPr>
            <w:rFonts w:hint="eastAsia"/>
          </w:rPr>
          <w:t>/</w:t>
        </w:r>
      </w:ins>
      <w:ins w:id="39" w:author="Ryan Zhong" w:date="2026-03-27T10:34:00Z" w16du:dateUtc="2026-03-26T23:34:00Z">
        <w:r w:rsidR="005E4BBC">
          <w:rPr>
            <w:rFonts w:hint="eastAsia"/>
          </w:rPr>
          <w:t>关闭</w:t>
        </w:r>
      </w:ins>
      <w:r w:rsidRPr="001F662D">
        <w:t>”</w:t>
      </w:r>
      <w:r w:rsidRPr="001F662D">
        <w:t>的主流程，但具体规则略有差异。</w:t>
      </w:r>
    </w:p>
    <w:p w14:paraId="226F995C" w14:textId="77777777" w:rsidR="001F662D" w:rsidRPr="001F662D" w:rsidRDefault="00000000" w:rsidP="001F662D">
      <w:r>
        <w:pict w14:anchorId="24C21E0E">
          <v:rect id="_x0000_i1025" style="width:0;height:.75pt" o:hralign="center" o:hrstd="t" o:hr="t" fillcolor="#a0a0a0" stroked="f"/>
        </w:pict>
      </w:r>
    </w:p>
    <w:p w14:paraId="2E5B27EE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2. </w:t>
      </w:r>
      <w:r w:rsidRPr="001F662D">
        <w:rPr>
          <w:b/>
          <w:bCs/>
        </w:rPr>
        <w:t>合同生成</w:t>
      </w:r>
    </w:p>
    <w:p w14:paraId="7A179034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lastRenderedPageBreak/>
        <w:t xml:space="preserve">2.1 </w:t>
      </w:r>
      <w:r w:rsidRPr="001F662D">
        <w:rPr>
          <w:b/>
          <w:bCs/>
        </w:rPr>
        <w:t>触发时机</w:t>
      </w:r>
    </w:p>
    <w:p w14:paraId="75040450" w14:textId="77777777" w:rsidR="001F662D" w:rsidRPr="001F662D" w:rsidRDefault="001F662D" w:rsidP="001F662D">
      <w:pPr>
        <w:numPr>
          <w:ilvl w:val="0"/>
          <w:numId w:val="2"/>
        </w:numPr>
      </w:pPr>
      <w:r w:rsidRPr="001F662D">
        <w:rPr>
          <w:b/>
          <w:bCs/>
        </w:rPr>
        <w:t>广场阶段（</w:t>
      </w:r>
      <w:r w:rsidRPr="001F662D">
        <w:rPr>
          <w:b/>
          <w:bCs/>
        </w:rPr>
        <w:t>Phase Forum</w:t>
      </w:r>
      <w:r w:rsidRPr="001F662D">
        <w:rPr>
          <w:b/>
          <w:bCs/>
        </w:rPr>
        <w:t>）</w:t>
      </w:r>
      <w:r w:rsidRPr="001F662D">
        <w:t>，</w:t>
      </w:r>
      <w:r w:rsidRPr="001F662D">
        <w:t>ForumCommand </w:t>
      </w:r>
      <w:r w:rsidRPr="001F662D">
        <w:t>执行时调用</w:t>
      </w:r>
      <w:r w:rsidRPr="001F662D">
        <w:t> _generate_contracts()</w:t>
      </w:r>
      <w:r w:rsidRPr="001F662D">
        <w:t>。</w:t>
      </w:r>
    </w:p>
    <w:p w14:paraId="362660C8" w14:textId="768B83C4" w:rsidR="001F662D" w:rsidRPr="001F662D" w:rsidRDefault="001F662D" w:rsidP="001F662D">
      <w:pPr>
        <w:numPr>
          <w:ilvl w:val="0"/>
          <w:numId w:val="2"/>
        </w:numPr>
      </w:pPr>
      <w:r w:rsidRPr="001F662D">
        <w:t>新行省征服时也会在后续广场阶段生成</w:t>
      </w:r>
      <w:ins w:id="40" w:author="Ryan Zhong" w:date="2026-03-27T10:44:00Z" w16du:dateUtc="2026-03-26T23:44:00Z">
        <w:r w:rsidR="00BA3EB9">
          <w:rPr>
            <w:rFonts w:hint="eastAsia"/>
          </w:rPr>
          <w:t xml:space="preserve"> </w:t>
        </w:r>
      </w:ins>
      <w:r w:rsidRPr="001F662D">
        <w:t>相应合同（由</w:t>
      </w:r>
      <w:r w:rsidRPr="001F662D">
        <w:t> _generate_contracts </w:t>
      </w:r>
      <w:r w:rsidRPr="001F662D">
        <w:t>统一处理）。</w:t>
      </w:r>
    </w:p>
    <w:p w14:paraId="795BABE6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2.2 </w:t>
      </w:r>
      <w:r w:rsidRPr="001F662D">
        <w:rPr>
          <w:b/>
          <w:bCs/>
        </w:rPr>
        <w:t>生成规则</w:t>
      </w:r>
    </w:p>
    <w:p w14:paraId="4CDE8F30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2.2.1 </w:t>
      </w:r>
      <w:r w:rsidRPr="001F662D">
        <w:rPr>
          <w:b/>
          <w:bCs/>
        </w:rPr>
        <w:t>包税合同</w:t>
      </w:r>
    </w:p>
    <w:p w14:paraId="11280F5D" w14:textId="77777777" w:rsidR="001F662D" w:rsidRPr="001F662D" w:rsidRDefault="001F662D" w:rsidP="001F662D">
      <w:pPr>
        <w:numPr>
          <w:ilvl w:val="0"/>
          <w:numId w:val="3"/>
        </w:numPr>
      </w:pPr>
      <w:r w:rsidRPr="001F662D">
        <w:t>遍历所有已征服且未绑定包税合同的非意大利行省（</w:t>
      </w:r>
      <w:r w:rsidRPr="001F662D">
        <w:t>province_id != 0</w:t>
      </w:r>
      <w:r w:rsidRPr="001F662D">
        <w:t>），且</w:t>
      </w:r>
      <w:r w:rsidRPr="001F662D">
        <w:t> province.land_public &gt; 0</w:t>
      </w:r>
      <w:r w:rsidRPr="001F662D">
        <w:t>。</w:t>
      </w:r>
    </w:p>
    <w:p w14:paraId="48E21DFA" w14:textId="77777777" w:rsidR="001F662D" w:rsidRPr="001F662D" w:rsidRDefault="001F662D" w:rsidP="001F662D">
      <w:pPr>
        <w:numPr>
          <w:ilvl w:val="0"/>
          <w:numId w:val="3"/>
        </w:numPr>
      </w:pPr>
      <w:r w:rsidRPr="001F662D">
        <w:t>计算行省年收益：</w:t>
      </w:r>
      <w:r w:rsidRPr="001F662D">
        <w:t>land_value = province.land_public * land_price</w:t>
      </w:r>
      <w:r w:rsidRPr="001F662D">
        <w:t>；</w:t>
      </w:r>
      <w:r w:rsidRPr="001F662D">
        <w:t>base_income = int(land_value * private_land_income_rate)</w:t>
      </w:r>
      <w:r w:rsidRPr="001F662D">
        <w:t>；</w:t>
      </w:r>
      <w:r w:rsidRPr="001F662D">
        <w:t>base_tax = int(base_income * province_tax_rate)</w:t>
      </w:r>
      <w:r w:rsidRPr="001F662D">
        <w:t>；</w:t>
      </w:r>
      <w:commentRangeStart w:id="41"/>
      <w:r w:rsidRPr="00DB5130">
        <w:t>base_cost = int(base_tax</w:t>
      </w:r>
      <w:r w:rsidRPr="00A13554">
        <w:rPr>
          <w:strike/>
          <w:rPrChange w:id="42" w:author="Ryan Zhong" w:date="2026-03-27T10:55:00Z" w16du:dateUtc="2026-03-26T23:55:00Z">
            <w:rPr/>
          </w:rPrChange>
        </w:rPr>
        <w:t xml:space="preserve"> * tax_auction_ratio</w:t>
      </w:r>
      <w:r w:rsidRPr="00DB5130">
        <w:t>)</w:t>
      </w:r>
      <w:commentRangeEnd w:id="41"/>
      <w:r w:rsidR="00A13554" w:rsidRPr="001F662D">
        <w:rPr>
          <w:rStyle w:val="CommentReference"/>
          <w:sz w:val="24"/>
          <w:szCs w:val="24"/>
        </w:rPr>
        <w:commentReference w:id="41"/>
      </w:r>
      <w:r w:rsidRPr="001F662D">
        <w:t>。</w:t>
      </w:r>
    </w:p>
    <w:p w14:paraId="25A4ECB1" w14:textId="44AB26DD" w:rsidR="001F662D" w:rsidRPr="001F662D" w:rsidRDefault="001F662D" w:rsidP="001F662D">
      <w:pPr>
        <w:numPr>
          <w:ilvl w:val="0"/>
          <w:numId w:val="3"/>
        </w:numPr>
      </w:pPr>
      <w:r w:rsidRPr="001F662D">
        <w:t>创建合同，类型</w:t>
      </w:r>
      <w:r w:rsidRPr="001F662D">
        <w:t> ContractType.TAX_FARMING</w:t>
      </w:r>
      <w:r w:rsidRPr="001F662D">
        <w:t>，</w:t>
      </w:r>
      <w:r w:rsidRPr="00DB5130">
        <w:t>base_cost </w:t>
      </w:r>
      <w:r w:rsidRPr="00DB5130">
        <w:t>即为</w:t>
      </w:r>
      <w:ins w:id="43" w:author="Ryan Zhong" w:date="2026-03-27T11:13:00Z" w16du:dateUtc="2026-03-27T00:13:00Z">
        <w:r w:rsidR="00DB5130">
          <w:rPr>
            <w:rFonts w:hint="eastAsia"/>
          </w:rPr>
          <w:t>基准</w:t>
        </w:r>
      </w:ins>
      <w:ins w:id="44" w:author="Ryan Zhong" w:date="2026-03-27T11:14:00Z" w16du:dateUtc="2026-03-27T00:14:00Z">
        <w:r w:rsidR="00DB5130">
          <w:rPr>
            <w:rFonts w:hint="eastAsia"/>
          </w:rPr>
          <w:t>税</w:t>
        </w:r>
      </w:ins>
      <w:del w:id="45" w:author="Ryan Zhong" w:date="2026-03-27T11:12:00Z" w16du:dateUtc="2026-03-27T00:12:00Z">
        <w:r w:rsidRPr="00DB5130" w:rsidDel="00DB5130">
          <w:delText>拍卖底价</w:delText>
        </w:r>
      </w:del>
      <w:r w:rsidRPr="001F662D">
        <w:t>，</w:t>
      </w:r>
      <w:r w:rsidRPr="001F662D">
        <w:t>duration_years </w:t>
      </w:r>
      <w:r w:rsidRPr="001F662D">
        <w:t>从配置</w:t>
      </w:r>
      <w:r w:rsidRPr="001F662D">
        <w:t> tax_contract_duration </w:t>
      </w:r>
      <w:r w:rsidRPr="001F662D">
        <w:t>读取（默认</w:t>
      </w:r>
      <w:r w:rsidRPr="001F662D">
        <w:t>5</w:t>
      </w:r>
      <w:r w:rsidRPr="001F662D">
        <w:t>年）。</w:t>
      </w:r>
    </w:p>
    <w:p w14:paraId="43191938" w14:textId="77777777" w:rsidR="001F662D" w:rsidRPr="001F662D" w:rsidRDefault="001F662D" w:rsidP="001F662D">
      <w:pPr>
        <w:numPr>
          <w:ilvl w:val="0"/>
          <w:numId w:val="3"/>
        </w:numPr>
      </w:pPr>
      <w:r w:rsidRPr="001F662D">
        <w:t>若存在即将到期的包税合同（剩余</w:t>
      </w:r>
      <w:r w:rsidRPr="001F662D">
        <w:t>1</w:t>
      </w:r>
      <w:r w:rsidRPr="001F662D">
        <w:t>年），则生成续约合同，名称显示当前年份。</w:t>
      </w:r>
    </w:p>
    <w:p w14:paraId="34E947CB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2.2.2 </w:t>
      </w:r>
      <w:r w:rsidRPr="001F662D">
        <w:rPr>
          <w:b/>
          <w:bCs/>
        </w:rPr>
        <w:t>公共工程合同</w:t>
      </w:r>
    </w:p>
    <w:p w14:paraId="74741767" w14:textId="77777777" w:rsidR="001F662D" w:rsidRPr="001F662D" w:rsidRDefault="001F662D" w:rsidP="001F662D">
      <w:pPr>
        <w:numPr>
          <w:ilvl w:val="0"/>
          <w:numId w:val="4"/>
        </w:numPr>
      </w:pPr>
      <w:r w:rsidRPr="001F662D">
        <w:t>遍历所有已征服行省（包括意大利，</w:t>
      </w:r>
      <w:r w:rsidRPr="001F662D">
        <w:t>province_id=0</w:t>
      </w:r>
      <w:r w:rsidRPr="001F662D">
        <w:t>），且未绑定工程合同（</w:t>
      </w:r>
      <w:r w:rsidRPr="001F662D">
        <w:t>project_contract_id is None </w:t>
      </w:r>
      <w:r w:rsidRPr="001F662D">
        <w:t>且</w:t>
      </w:r>
      <w:r w:rsidRPr="001F662D">
        <w:t> has_project=False</w:t>
      </w:r>
      <w:r w:rsidRPr="001F662D">
        <w:t>），</w:t>
      </w:r>
      <w:commentRangeStart w:id="46"/>
      <w:r w:rsidRPr="00A13554">
        <w:rPr>
          <w:rFonts w:hint="eastAsia"/>
          <w:strike/>
          <w:rPrChange w:id="47" w:author="Ryan Zhong" w:date="2026-03-27T11:00:00Z" w16du:dateUtc="2026-03-27T00:00:00Z">
            <w:rPr>
              <w:rFonts w:hint="eastAsia"/>
            </w:rPr>
          </w:rPrChange>
        </w:rPr>
        <w:t>且</w:t>
      </w:r>
      <w:r w:rsidRPr="00A13554">
        <w:rPr>
          <w:strike/>
          <w:rPrChange w:id="48" w:author="Ryan Zhong" w:date="2026-03-27T11:00:00Z" w16du:dateUtc="2026-03-27T00:00:00Z">
            <w:rPr/>
          </w:rPrChange>
        </w:rPr>
        <w:t> province.land_public &gt; 0</w:t>
      </w:r>
      <w:commentRangeEnd w:id="46"/>
      <w:r w:rsidR="00A13554" w:rsidRPr="001F662D">
        <w:rPr>
          <w:rStyle w:val="CommentReference"/>
          <w:sz w:val="24"/>
          <w:szCs w:val="24"/>
        </w:rPr>
        <w:commentReference w:id="46"/>
      </w:r>
      <w:r w:rsidRPr="001F662D">
        <w:t>。</w:t>
      </w:r>
    </w:p>
    <w:p w14:paraId="24B2B066" w14:textId="42A124C5" w:rsidR="001F662D" w:rsidRPr="001F662D" w:rsidRDefault="001F662D" w:rsidP="001F662D">
      <w:pPr>
        <w:numPr>
          <w:ilvl w:val="0"/>
          <w:numId w:val="4"/>
        </w:numPr>
      </w:pPr>
      <w:r w:rsidRPr="001F662D">
        <w:t>计算基建成本：</w:t>
      </w:r>
      <w:r w:rsidRPr="001F662D">
        <w:t>land_value = province.</w:t>
      </w:r>
      <w:del w:id="49" w:author="Ryan Zhong" w:date="2026-03-27T11:02:00Z" w16du:dateUtc="2026-03-27T00:02:00Z">
        <w:r w:rsidRPr="001F662D" w:rsidDel="00A13554">
          <w:rPr>
            <w:rFonts w:hint="eastAsia"/>
          </w:rPr>
          <w:delText xml:space="preserve">land_public </w:delText>
        </w:r>
      </w:del>
      <w:ins w:id="50" w:author="Ryan Zhong" w:date="2026-03-27T11:02:00Z" w16du:dateUtc="2026-03-27T00:02:00Z">
        <w:r w:rsidR="00A13554">
          <w:rPr>
            <w:rFonts w:hint="eastAsia"/>
          </w:rPr>
          <w:t>total_land</w:t>
        </w:r>
      </w:ins>
      <w:r w:rsidRPr="001F662D">
        <w:t>* land_price</w:t>
      </w:r>
      <w:r w:rsidRPr="001F662D">
        <w:t>；</w:t>
      </w:r>
      <w:r w:rsidRPr="001F662D">
        <w:t>infra_cost = int(land_value * infrastructure_cost_rate)</w:t>
      </w:r>
      <w:r w:rsidRPr="001F662D">
        <w:t>；</w:t>
      </w:r>
      <w:commentRangeStart w:id="51"/>
      <w:r w:rsidRPr="00DB5130">
        <w:t>budget = int(infra_cost</w:t>
      </w:r>
      <w:r w:rsidRPr="00A13554">
        <w:rPr>
          <w:strike/>
          <w:rPrChange w:id="52" w:author="Ryan Zhong" w:date="2026-03-27T11:04:00Z" w16du:dateUtc="2026-03-27T00:04:00Z">
            <w:rPr/>
          </w:rPrChange>
        </w:rPr>
        <w:t xml:space="preserve"> * (1 + project_budget_margin))</w:t>
      </w:r>
      <w:r w:rsidRPr="00A13554">
        <w:rPr>
          <w:rFonts w:hint="eastAsia"/>
          <w:strike/>
          <w:rPrChange w:id="53" w:author="Ryan Zhong" w:date="2026-03-27T11:04:00Z" w16du:dateUtc="2026-03-27T00:04:00Z">
            <w:rPr>
              <w:rFonts w:hint="eastAsia"/>
            </w:rPr>
          </w:rPrChange>
        </w:rPr>
        <w:t>（</w:t>
      </w:r>
      <w:r w:rsidRPr="00A13554">
        <w:rPr>
          <w:strike/>
          <w:rPrChange w:id="54" w:author="Ryan Zhong" w:date="2026-03-27T11:04:00Z" w16du:dateUtc="2026-03-27T00:04:00Z">
            <w:rPr/>
          </w:rPrChange>
        </w:rPr>
        <w:t>project_budget_margin </w:t>
      </w:r>
      <w:r w:rsidRPr="00A13554">
        <w:rPr>
          <w:rFonts w:hint="eastAsia"/>
          <w:strike/>
          <w:rPrChange w:id="55" w:author="Ryan Zhong" w:date="2026-03-27T11:04:00Z" w16du:dateUtc="2026-03-27T00:04:00Z">
            <w:rPr>
              <w:rFonts w:hint="eastAsia"/>
            </w:rPr>
          </w:rPrChange>
        </w:rPr>
        <w:t>配置默认</w:t>
      </w:r>
      <w:r w:rsidRPr="00A13554">
        <w:rPr>
          <w:strike/>
          <w:rPrChange w:id="56" w:author="Ryan Zhong" w:date="2026-03-27T11:04:00Z" w16du:dateUtc="2026-03-27T00:04:00Z">
            <w:rPr/>
          </w:rPrChange>
        </w:rPr>
        <w:t>0.2</w:t>
      </w:r>
      <w:r w:rsidRPr="00DB5130">
        <w:t>）</w:t>
      </w:r>
      <w:r w:rsidRPr="001F662D">
        <w:t>。</w:t>
      </w:r>
      <w:commentRangeEnd w:id="51"/>
      <w:r w:rsidR="00A13554" w:rsidRPr="001F662D">
        <w:rPr>
          <w:rStyle w:val="CommentReference"/>
          <w:sz w:val="24"/>
          <w:szCs w:val="24"/>
        </w:rPr>
        <w:commentReference w:id="51"/>
      </w:r>
    </w:p>
    <w:p w14:paraId="7625F4C5" w14:textId="0838D2DA" w:rsidR="001F662D" w:rsidRPr="001F662D" w:rsidRDefault="001F662D" w:rsidP="001F662D">
      <w:pPr>
        <w:numPr>
          <w:ilvl w:val="0"/>
          <w:numId w:val="4"/>
        </w:numPr>
      </w:pPr>
      <w:r w:rsidRPr="001F662D">
        <w:lastRenderedPageBreak/>
        <w:t>创建合同，类型</w:t>
      </w:r>
      <w:r w:rsidRPr="001F662D">
        <w:t> ContractType.PUBLIC_WORKS</w:t>
      </w:r>
      <w:r w:rsidRPr="001F662D">
        <w:t>，</w:t>
      </w:r>
      <w:r w:rsidRPr="00DB5130">
        <w:t>base_cost</w:t>
      </w:r>
      <w:del w:id="57" w:author="Ryan Zhong" w:date="2026-03-27T11:14:00Z" w16du:dateUtc="2026-03-27T00:14:00Z">
        <w:r w:rsidRPr="00DB5130" w:rsidDel="00DB5130">
          <w:rPr>
            <w:strike/>
            <w:rPrChange w:id="58" w:author="Ryan Zhong" w:date="2026-03-27T11:05:00Z" w16du:dateUtc="2026-03-27T00:05:00Z">
              <w:rPr/>
            </w:rPrChange>
          </w:rPr>
          <w:delText xml:space="preserve"> </w:delText>
        </w:r>
      </w:del>
      <w:r w:rsidRPr="00DB5130">
        <w:t>= budget</w:t>
      </w:r>
      <w:ins w:id="59" w:author="Ryan Zhong" w:date="2026-03-27T11:14:00Z" w16du:dateUtc="2026-03-27T00:14:00Z">
        <w:r w:rsidR="00DB5130">
          <w:rPr>
            <w:rFonts w:hint="eastAsia"/>
          </w:rPr>
          <w:t>就是基准成本</w:t>
        </w:r>
      </w:ins>
      <w:r w:rsidRPr="001F662D">
        <w:t>，</w:t>
      </w:r>
      <w:r w:rsidRPr="001F662D">
        <w:t>duration_years </w:t>
      </w:r>
      <w:r w:rsidRPr="001F662D">
        <w:t>从配置</w:t>
      </w:r>
      <w:r w:rsidRPr="001F662D">
        <w:t> project_theoretical_construction </w:t>
      </w:r>
      <w:r w:rsidRPr="001F662D">
        <w:t>读取（默认</w:t>
      </w:r>
      <w:r w:rsidRPr="001F662D">
        <w:t>3</w:t>
      </w:r>
      <w:r w:rsidRPr="001F662D">
        <w:t>年），</w:t>
      </w:r>
      <w:r w:rsidRPr="001F662D">
        <w:t>_warranty_years </w:t>
      </w:r>
      <w:r w:rsidRPr="001F662D">
        <w:t>从</w:t>
      </w:r>
      <w:r w:rsidRPr="001F662D">
        <w:t> project_theoretical_warranty </w:t>
      </w:r>
      <w:r w:rsidRPr="001F662D">
        <w:t>读取（默认</w:t>
      </w:r>
      <w:r w:rsidRPr="001F662D">
        <w:t>10</w:t>
      </w:r>
      <w:r w:rsidRPr="001F662D">
        <w:t>年）。</w:t>
      </w:r>
    </w:p>
    <w:p w14:paraId="292C20DB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2.2.3 </w:t>
      </w:r>
      <w:r w:rsidRPr="001F662D">
        <w:rPr>
          <w:b/>
          <w:bCs/>
        </w:rPr>
        <w:t>舰队建造合同</w:t>
      </w:r>
    </w:p>
    <w:p w14:paraId="1CF52BA1" w14:textId="77777777" w:rsidR="001F662D" w:rsidRPr="001F662D" w:rsidRDefault="001F662D" w:rsidP="001F662D">
      <w:pPr>
        <w:numPr>
          <w:ilvl w:val="0"/>
          <w:numId w:val="5"/>
        </w:numPr>
      </w:pPr>
      <w:r w:rsidRPr="001F662D">
        <w:t>在广场阶段，</w:t>
      </w:r>
      <w:r w:rsidRPr="001F662D">
        <w:t>NavalSystem.generate_construction_contracts() </w:t>
      </w:r>
      <w:r w:rsidRPr="001F662D">
        <w:t>检测是否存在需要海战的威胁战争（</w:t>
      </w:r>
      <w:r w:rsidRPr="001F662D">
        <w:t>war.naval_required=True</w:t>
      </w:r>
      <w:r w:rsidRPr="001F662D">
        <w:t>）且尚未生成舰队建造合同。</w:t>
      </w:r>
    </w:p>
    <w:p w14:paraId="04979091" w14:textId="77777777" w:rsidR="001F662D" w:rsidRPr="001F662D" w:rsidRDefault="001F662D" w:rsidP="001F662D">
      <w:pPr>
        <w:numPr>
          <w:ilvl w:val="0"/>
          <w:numId w:val="5"/>
        </w:numPr>
      </w:pPr>
      <w:r w:rsidRPr="001F662D">
        <w:t>若满足，创建公共工程合同，并标记</w:t>
      </w:r>
      <w:r w:rsidRPr="001F662D">
        <w:t> _is_fleet_construction = True</w:t>
      </w:r>
      <w:r w:rsidRPr="001F662D">
        <w:t>。</w:t>
      </w:r>
    </w:p>
    <w:p w14:paraId="4591AC52" w14:textId="77777777" w:rsidR="001F662D" w:rsidRPr="001F662D" w:rsidRDefault="001F662D" w:rsidP="001F662D">
      <w:pPr>
        <w:numPr>
          <w:ilvl w:val="0"/>
          <w:numId w:val="5"/>
        </w:numPr>
      </w:pPr>
      <w:r w:rsidRPr="001F662D">
        <w:t>计算总预算：根据战争规模和敌方海军强度，从配置</w:t>
      </w:r>
      <w:r w:rsidRPr="001F662D">
        <w:t> fleet_types </w:t>
      </w:r>
      <w:r w:rsidRPr="001F662D">
        <w:t>读取舰队类型和成本，累加得到</w:t>
      </w:r>
      <w:r w:rsidRPr="001F662D">
        <w:t> total_budget</w:t>
      </w:r>
      <w:r w:rsidRPr="001F662D">
        <w:t>，作为</w:t>
      </w:r>
      <w:r w:rsidRPr="001F662D">
        <w:t> base_cost</w:t>
      </w:r>
      <w:r w:rsidRPr="001F662D">
        <w:t>。</w:t>
      </w:r>
    </w:p>
    <w:p w14:paraId="008C8EA0" w14:textId="77777777" w:rsidR="001F662D" w:rsidRPr="001F662D" w:rsidRDefault="001F662D" w:rsidP="001F662D">
      <w:pPr>
        <w:numPr>
          <w:ilvl w:val="0"/>
          <w:numId w:val="5"/>
        </w:numPr>
      </w:pPr>
      <w:r w:rsidRPr="001F662D">
        <w:t>记录目标战争</w:t>
      </w:r>
      <w:r w:rsidRPr="001F662D">
        <w:t>ID</w:t>
      </w:r>
      <w:r w:rsidRPr="001F662D">
        <w:t>、推荐舰队组成等。</w:t>
      </w:r>
    </w:p>
    <w:p w14:paraId="2B483285" w14:textId="0FE95EED" w:rsidR="001F662D" w:rsidRPr="001F662D" w:rsidRDefault="001F662D" w:rsidP="001F662D">
      <w:pPr>
        <w:numPr>
          <w:ilvl w:val="0"/>
          <w:numId w:val="5"/>
        </w:numPr>
      </w:pPr>
      <w:r w:rsidRPr="001F662D">
        <w:rPr>
          <w:b/>
          <w:bCs/>
        </w:rPr>
        <w:t>注意</w:t>
      </w:r>
      <w:r w:rsidRPr="001F662D">
        <w:t>：当前舰队合同生成后，</w:t>
      </w:r>
      <w:r w:rsidRPr="001F662D">
        <w:t>base_cost </w:t>
      </w:r>
      <w:r w:rsidRPr="001F662D">
        <w:t>即为预算，但后续元老院表决和竞标均按普通工程合同处理，且中标后资金流缺失（详见第</w:t>
      </w:r>
      <w:r w:rsidRPr="001F662D">
        <w:t>5</w:t>
      </w:r>
      <w:r w:rsidRPr="001F662D">
        <w:t>节）。</w:t>
      </w:r>
      <w:ins w:id="60" w:author="Ryan Zhong" w:date="2026-03-27T11:15:00Z" w16du:dateUtc="2026-03-27T00:15:00Z">
        <w:r w:rsidR="009B0C05">
          <w:rPr>
            <w:rFonts w:hint="eastAsia"/>
          </w:rPr>
          <w:t xml:space="preserve">---- </w:t>
        </w:r>
        <w:r w:rsidR="009B0C05">
          <w:rPr>
            <w:rFonts w:hint="eastAsia"/>
          </w:rPr>
          <w:t>次问题在本次整改中需要修正，在第五节更新方案。</w:t>
        </w:r>
      </w:ins>
    </w:p>
    <w:p w14:paraId="0BC6DA1C" w14:textId="77777777" w:rsidR="001F662D" w:rsidRPr="001F662D" w:rsidRDefault="00000000" w:rsidP="001F662D">
      <w:r>
        <w:pict w14:anchorId="4607D0C2">
          <v:rect id="_x0000_i1026" style="width:0;height:.75pt" o:hralign="center" o:hrstd="t" o:hr="t" fillcolor="#a0a0a0" stroked="f"/>
        </w:pict>
      </w:r>
    </w:p>
    <w:p w14:paraId="66AA0F37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3. </w:t>
      </w:r>
      <w:r w:rsidRPr="001F662D">
        <w:rPr>
          <w:b/>
          <w:bCs/>
        </w:rPr>
        <w:t>元老院预算表决</w:t>
      </w:r>
    </w:p>
    <w:p w14:paraId="2516AB87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3.1 </w:t>
      </w:r>
      <w:r w:rsidRPr="001F662D">
        <w:rPr>
          <w:b/>
          <w:bCs/>
        </w:rPr>
        <w:t>触发时机</w:t>
      </w:r>
    </w:p>
    <w:p w14:paraId="71BF2378" w14:textId="77777777" w:rsidR="001F662D" w:rsidRPr="001F662D" w:rsidRDefault="001F662D" w:rsidP="001F662D">
      <w:pPr>
        <w:numPr>
          <w:ilvl w:val="0"/>
          <w:numId w:val="6"/>
        </w:numPr>
      </w:pPr>
      <w:r w:rsidRPr="001F662D">
        <w:t>元老院阶段（</w:t>
      </w:r>
      <w:r w:rsidRPr="001F662D">
        <w:t>Phase Senate</w:t>
      </w:r>
      <w:r w:rsidRPr="001F662D">
        <w:t>），</w:t>
      </w:r>
      <w:r w:rsidRPr="001F662D">
        <w:t>SenateCommand </w:t>
      </w:r>
      <w:r w:rsidRPr="001F662D">
        <w:t>执行时，由</w:t>
      </w:r>
      <w:r w:rsidRPr="001F662D">
        <w:t> _auto_generate_proposals </w:t>
      </w:r>
      <w:r w:rsidRPr="001F662D">
        <w:t>自动生成预算提案（若</w:t>
      </w:r>
      <w:r w:rsidRPr="001F662D">
        <w:t> auto_senate=True</w:t>
      </w:r>
      <w:r w:rsidRPr="001F662D">
        <w:t>）。</w:t>
      </w:r>
    </w:p>
    <w:p w14:paraId="4CC0B318" w14:textId="77777777" w:rsidR="001F662D" w:rsidRPr="001F662D" w:rsidRDefault="001F662D" w:rsidP="001F662D">
      <w:pPr>
        <w:numPr>
          <w:ilvl w:val="0"/>
          <w:numId w:val="6"/>
        </w:numPr>
      </w:pPr>
      <w:r w:rsidRPr="001F662D">
        <w:t>待决合同（</w:t>
      </w:r>
      <w:r w:rsidRPr="001F662D">
        <w:t>ContractStatus.PENDING</w:t>
      </w:r>
      <w:r w:rsidRPr="001F662D">
        <w:t>）会被</w:t>
      </w:r>
      <w:r w:rsidRPr="001F662D">
        <w:t> BudgetDecider </w:t>
      </w:r>
      <w:r w:rsidRPr="001F662D">
        <w:t>随机选择一部分提交预算表决。</w:t>
      </w:r>
    </w:p>
    <w:p w14:paraId="17A38D57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lastRenderedPageBreak/>
        <w:t xml:space="preserve">3.2 </w:t>
      </w:r>
      <w:r w:rsidRPr="001F662D">
        <w:rPr>
          <w:b/>
          <w:bCs/>
        </w:rPr>
        <w:t>表决规则</w:t>
      </w:r>
    </w:p>
    <w:p w14:paraId="7872127A" w14:textId="77777777" w:rsidR="001F662D" w:rsidRPr="001F662D" w:rsidRDefault="001F662D" w:rsidP="001F662D">
      <w:pPr>
        <w:numPr>
          <w:ilvl w:val="0"/>
          <w:numId w:val="7"/>
        </w:numPr>
      </w:pPr>
      <w:r w:rsidRPr="001F662D">
        <w:t>提案类型为</w:t>
      </w:r>
      <w:r w:rsidRPr="001F662D">
        <w:t> budget</w:t>
      </w:r>
      <w:r w:rsidRPr="001F662D">
        <w:t>，各派系根据决策器（</w:t>
      </w:r>
      <w:r w:rsidRPr="001F662D">
        <w:t>SenateVoteDecider</w:t>
      </w:r>
      <w:r w:rsidRPr="001F662D">
        <w:t>）投票，支持率超过</w:t>
      </w:r>
      <w:r w:rsidRPr="001F662D">
        <w:t>50%</w:t>
      </w:r>
      <w:r w:rsidRPr="001F662D">
        <w:t>则通过。</w:t>
      </w:r>
    </w:p>
    <w:p w14:paraId="4B3BC449" w14:textId="77777777" w:rsidR="001F662D" w:rsidRPr="001F662D" w:rsidRDefault="001F662D" w:rsidP="001F662D">
      <w:pPr>
        <w:numPr>
          <w:ilvl w:val="0"/>
          <w:numId w:val="7"/>
        </w:numPr>
      </w:pPr>
      <w:r w:rsidRPr="001F662D">
        <w:t>通过后合同状态变为</w:t>
      </w:r>
      <w:r w:rsidRPr="001F662D">
        <w:t> ContractStatus.BUDGETED</w:t>
      </w:r>
      <w:r w:rsidRPr="001F662D">
        <w:t>，表示已通过预算，等待广场阶段竞标。</w:t>
      </w:r>
    </w:p>
    <w:p w14:paraId="4EE608FF" w14:textId="77777777" w:rsidR="001F662D" w:rsidRPr="001F662D" w:rsidRDefault="001F662D" w:rsidP="001F662D">
      <w:pPr>
        <w:numPr>
          <w:ilvl w:val="0"/>
          <w:numId w:val="7"/>
        </w:numPr>
      </w:pPr>
      <w:r w:rsidRPr="001F662D">
        <w:t>否决后合同保持</w:t>
      </w:r>
      <w:r w:rsidRPr="001F662D">
        <w:t> PENDING </w:t>
      </w:r>
      <w:r w:rsidRPr="001F662D">
        <w:t>状态，未来可能再次被选中（取决于随机选择）。</w:t>
      </w:r>
    </w:p>
    <w:p w14:paraId="69F40EBA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3.3 </w:t>
      </w:r>
      <w:r w:rsidRPr="001F662D">
        <w:rPr>
          <w:b/>
          <w:bCs/>
        </w:rPr>
        <w:t>当前无预算加成</w:t>
      </w:r>
    </w:p>
    <w:p w14:paraId="52E5EB95" w14:textId="25C55CB5" w:rsidR="001F662D" w:rsidRDefault="001F662D" w:rsidP="001F662D">
      <w:pPr>
        <w:numPr>
          <w:ilvl w:val="0"/>
          <w:numId w:val="8"/>
        </w:numPr>
        <w:rPr>
          <w:ins w:id="61" w:author="Ryan Zhong" w:date="2026-03-27T11:09:00Z" w16du:dateUtc="2026-03-27T00:09:00Z"/>
          <w:highlight w:val="yellow"/>
        </w:rPr>
      </w:pPr>
      <w:r w:rsidRPr="009B0C05">
        <w:rPr>
          <w:rFonts w:hint="eastAsia"/>
          <w:strike/>
          <w:highlight w:val="yellow"/>
          <w:rPrChange w:id="62" w:author="Ryan Zhong" w:date="2026-03-27T11:22:00Z" w16du:dateUtc="2026-03-27T00:22:00Z">
            <w:rPr>
              <w:rFonts w:hint="eastAsia"/>
            </w:rPr>
          </w:rPrChange>
        </w:rPr>
        <w:t>现有代码中，预算提案直接使用合同生成时的</w:t>
      </w:r>
      <w:r w:rsidRPr="009B0C05">
        <w:rPr>
          <w:strike/>
          <w:highlight w:val="yellow"/>
          <w:rPrChange w:id="63" w:author="Ryan Zhong" w:date="2026-03-27T11:22:00Z" w16du:dateUtc="2026-03-27T00:22:00Z">
            <w:rPr/>
          </w:rPrChange>
        </w:rPr>
        <w:t> base_cost</w:t>
      </w:r>
      <w:r w:rsidRPr="009B0C05">
        <w:rPr>
          <w:rFonts w:hint="eastAsia"/>
          <w:strike/>
          <w:highlight w:val="yellow"/>
          <w:rPrChange w:id="64" w:author="Ryan Zhong" w:date="2026-03-27T11:22:00Z" w16du:dateUtc="2026-03-27T00:22:00Z">
            <w:rPr>
              <w:rFonts w:hint="eastAsia"/>
            </w:rPr>
          </w:rPrChange>
        </w:rPr>
        <w:t>，没有随机加成</w:t>
      </w:r>
      <w:r w:rsidRPr="009B0C05">
        <w:rPr>
          <w:strike/>
          <w:highlight w:val="yellow"/>
          <w:rPrChange w:id="65" w:author="Ryan Zhong" w:date="2026-03-27T11:22:00Z" w16du:dateUtc="2026-03-27T00:22:00Z">
            <w:rPr/>
          </w:rPrChange>
        </w:rPr>
        <w:t> R</w:t>
      </w:r>
      <w:r w:rsidRPr="009B0C05">
        <w:rPr>
          <w:rFonts w:hint="eastAsia"/>
          <w:strike/>
          <w:highlight w:val="yellow"/>
          <w:rPrChange w:id="66" w:author="Ryan Zhong" w:date="2026-03-27T11:22:00Z" w16du:dateUtc="2026-03-27T00:22:00Z">
            <w:rPr>
              <w:rFonts w:hint="eastAsia"/>
            </w:rPr>
          </w:rPrChange>
        </w:rPr>
        <w:t>。所有工程合同的预算在生成时已固定（受</w:t>
      </w:r>
      <w:r w:rsidRPr="009B0C05">
        <w:rPr>
          <w:strike/>
          <w:highlight w:val="yellow"/>
          <w:rPrChange w:id="67" w:author="Ryan Zhong" w:date="2026-03-27T11:22:00Z" w16du:dateUtc="2026-03-27T00:22:00Z">
            <w:rPr/>
          </w:rPrChange>
        </w:rPr>
        <w:t> project_budget_margin </w:t>
      </w:r>
      <w:r w:rsidRPr="009B0C05">
        <w:rPr>
          <w:rFonts w:hint="eastAsia"/>
          <w:strike/>
          <w:highlight w:val="yellow"/>
          <w:rPrChange w:id="68" w:author="Ryan Zhong" w:date="2026-03-27T11:22:00Z" w16du:dateUtc="2026-03-27T00:22:00Z">
            <w:rPr>
              <w:rFonts w:hint="eastAsia"/>
            </w:rPr>
          </w:rPrChange>
        </w:rPr>
        <w:t>影响）。</w:t>
      </w:r>
      <w:ins w:id="69" w:author="Ryan Zhong" w:date="2026-03-27T11:09:00Z" w16du:dateUtc="2026-03-27T00:09:00Z">
        <w:r w:rsidR="00DB5130">
          <w:rPr>
            <w:rFonts w:hint="eastAsia"/>
            <w:highlight w:val="yellow"/>
          </w:rPr>
          <w:t>在整改后的新版本中，需要针对自动模式（决策器</w:t>
        </w:r>
      </w:ins>
      <w:ins w:id="70" w:author="Ryan Zhong" w:date="2026-03-27T11:16:00Z" w16du:dateUtc="2026-03-27T00:16:00Z">
        <w:r w:rsidR="009B0C05" w:rsidRPr="001F662D">
          <w:t>BudgetDecider </w:t>
        </w:r>
      </w:ins>
      <w:ins w:id="71" w:author="Ryan Zhong" w:date="2026-03-27T11:09:00Z" w16du:dateUtc="2026-03-27T00:09:00Z">
        <w:r w:rsidR="00DB5130">
          <w:rPr>
            <w:rFonts w:hint="eastAsia"/>
            <w:highlight w:val="yellow"/>
          </w:rPr>
          <w:t>）和手动模式增加预算处理</w:t>
        </w:r>
      </w:ins>
    </w:p>
    <w:p w14:paraId="3F66B14D" w14:textId="5789C69B" w:rsidR="009B0C05" w:rsidRPr="009B0C05" w:rsidRDefault="00DB5130" w:rsidP="009B0C05">
      <w:pPr>
        <w:numPr>
          <w:ilvl w:val="1"/>
          <w:numId w:val="8"/>
        </w:numPr>
        <w:rPr>
          <w:ins w:id="72" w:author="Ryan Zhong" w:date="2026-03-27T11:17:00Z"/>
          <w:highlight w:val="yellow"/>
        </w:rPr>
      </w:pPr>
      <w:ins w:id="73" w:author="Ryan Zhong" w:date="2026-03-27T11:09:00Z" w16du:dateUtc="2026-03-27T00:09:00Z">
        <w:r w:rsidRPr="009B0C05">
          <w:rPr>
            <w:rFonts w:hint="eastAsia"/>
            <w:highlight w:val="yellow"/>
          </w:rPr>
          <w:t>如果是包税合同，</w:t>
        </w:r>
      </w:ins>
      <w:ins w:id="74" w:author="Ryan Zhong" w:date="2026-03-27T11:18:00Z" w16du:dateUtc="2026-03-27T00:18:00Z">
        <w:r w:rsidR="009B0C05">
          <w:rPr>
            <w:rFonts w:hint="eastAsia"/>
            <w:highlight w:val="yellow"/>
          </w:rPr>
          <w:t>在配置文件中定义了，</w:t>
        </w:r>
      </w:ins>
      <w:ins w:id="75" w:author="Ryan Zhong" w:date="2026-03-27T11:17:00Z">
        <w:r w:rsidR="009B0C05" w:rsidRPr="009B0C05">
          <w:rPr>
            <w:highlight w:val="yellow"/>
          </w:rPr>
          <w:t>tax_auction_ratio</w:t>
        </w:r>
      </w:ins>
      <w:ins w:id="76" w:author="Ryan Zhong" w:date="2026-03-27T11:11:00Z" w16du:dateUtc="2026-03-27T00:11:00Z">
        <w:r w:rsidRPr="009B0C05">
          <w:rPr>
            <w:rFonts w:hint="eastAsia"/>
            <w:highlight w:val="yellow"/>
          </w:rPr>
          <w:t>，预算</w:t>
        </w:r>
      </w:ins>
      <w:ins w:id="77" w:author="Ryan Zhong" w:date="2026-03-27T11:26:00Z" w16du:dateUtc="2026-03-27T00:26:00Z">
        <w:r w:rsidR="00BD205B">
          <w:rPr>
            <w:rFonts w:hint="eastAsia"/>
            <w:highlight w:val="yellow"/>
          </w:rPr>
          <w:t>contract_budget</w:t>
        </w:r>
      </w:ins>
      <w:ins w:id="78" w:author="Ryan Zhong" w:date="2026-03-27T11:11:00Z" w16du:dateUtc="2026-03-27T00:11:00Z">
        <w:r w:rsidRPr="009B0C05">
          <w:rPr>
            <w:rFonts w:hint="eastAsia"/>
            <w:highlight w:val="yellow"/>
          </w:rPr>
          <w:t>=</w:t>
        </w:r>
        <w:r w:rsidRPr="009B0C05">
          <w:rPr>
            <w:highlight w:val="yellow"/>
          </w:rPr>
          <w:t xml:space="preserve"> base_cost</w:t>
        </w:r>
      </w:ins>
      <w:ins w:id="79" w:author="Ryan Zhong" w:date="2026-03-27T11:16:00Z" w16du:dateUtc="2026-03-27T00:16:00Z">
        <w:r w:rsidR="009B0C05" w:rsidRPr="009B0C05">
          <w:rPr>
            <w:rFonts w:hint="eastAsia"/>
            <w:highlight w:val="yellow"/>
          </w:rPr>
          <w:t>*</w:t>
        </w:r>
      </w:ins>
      <w:ins w:id="80" w:author="Ryan Zhong" w:date="2026-03-27T11:17:00Z" w16du:dateUtc="2026-03-27T00:17:00Z">
        <w:r w:rsidR="009B0C05" w:rsidRPr="009B0C05">
          <w:rPr>
            <w:rFonts w:ascii="Courier New" w:eastAsia="Times New Roman" w:hAnsi="Courier New" w:cs="Courier New"/>
            <w:color w:val="9876AA"/>
            <w:kern w:val="0"/>
            <w:sz w:val="20"/>
            <w:szCs w:val="20"/>
            <w14:ligatures w14:val="none"/>
          </w:rPr>
          <w:t xml:space="preserve"> </w:t>
        </w:r>
      </w:ins>
      <w:ins w:id="81" w:author="Ryan Zhong" w:date="2026-03-27T11:17:00Z">
        <w:r w:rsidR="009B0C05" w:rsidRPr="009B0C05">
          <w:rPr>
            <w:highlight w:val="yellow"/>
          </w:rPr>
          <w:t>tax_auction_ratio</w:t>
        </w:r>
      </w:ins>
    </w:p>
    <w:p w14:paraId="237F630F" w14:textId="3E4C8F04" w:rsidR="00DB5130" w:rsidRPr="009B0C05" w:rsidRDefault="009B0C05">
      <w:pPr>
        <w:numPr>
          <w:ilvl w:val="1"/>
          <w:numId w:val="8"/>
        </w:numPr>
        <w:rPr>
          <w:highlight w:val="yellow"/>
          <w:rPrChange w:id="82" w:author="Ryan Zhong" w:date="2026-03-27T11:23:00Z" w16du:dateUtc="2026-03-27T00:23:00Z">
            <w:rPr/>
          </w:rPrChange>
        </w:rPr>
        <w:pPrChange w:id="83" w:author="Ryan Zhong" w:date="2026-03-27T11:09:00Z" w16du:dateUtc="2026-03-27T00:09:00Z">
          <w:pPr>
            <w:numPr>
              <w:numId w:val="8"/>
            </w:numPr>
            <w:tabs>
              <w:tab w:val="num" w:pos="720"/>
            </w:tabs>
            <w:ind w:left="720" w:hanging="360"/>
          </w:pPr>
        </w:pPrChange>
      </w:pPr>
      <w:ins w:id="84" w:author="Ryan Zhong" w:date="2026-03-27T11:17:00Z" w16du:dateUtc="2026-03-27T00:17:00Z">
        <w:r w:rsidRPr="009B0C05">
          <w:rPr>
            <w:rFonts w:hint="eastAsia"/>
            <w:highlight w:val="yellow"/>
          </w:rPr>
          <w:t>如果是工程合同（含舰队），</w:t>
        </w:r>
      </w:ins>
      <w:ins w:id="85" w:author="Ryan Zhong" w:date="2026-03-27T11:22:00Z" w16du:dateUtc="2026-03-27T00:22:00Z">
        <w:r w:rsidRPr="009B0C05">
          <w:rPr>
            <w:rFonts w:hint="eastAsia"/>
            <w:highlight w:val="yellow"/>
          </w:rPr>
          <w:t>在配置</w:t>
        </w:r>
      </w:ins>
      <w:ins w:id="86" w:author="Ryan Zhong" w:date="2026-03-27T11:23:00Z" w16du:dateUtc="2026-03-27T00:23:00Z">
        <w:r w:rsidRPr="009B0C05">
          <w:rPr>
            <w:rFonts w:hint="eastAsia"/>
            <w:highlight w:val="yellow"/>
          </w:rPr>
          <w:t>文件中定义了</w:t>
        </w:r>
      </w:ins>
      <w:ins w:id="87" w:author="Ryan Zhong" w:date="2026-03-27T11:23:00Z">
        <w:r w:rsidRPr="009B0C05">
          <w:rPr>
            <w:highlight w:val="yellow"/>
          </w:rPr>
          <w:t>"project_budget_margin": 0.2,</w:t>
        </w:r>
      </w:ins>
      <w:ins w:id="88" w:author="Ryan Zhong" w:date="2026-03-27T11:23:00Z" w16du:dateUtc="2026-03-27T00:23:00Z">
        <w:r>
          <w:rPr>
            <w:rFonts w:hint="eastAsia"/>
            <w:highlight w:val="yellow"/>
          </w:rPr>
          <w:t xml:space="preserve"> </w:t>
        </w:r>
        <w:r>
          <w:rPr>
            <w:rFonts w:hint="eastAsia"/>
            <w:highlight w:val="yellow"/>
          </w:rPr>
          <w:t>预算</w:t>
        </w:r>
      </w:ins>
      <w:ins w:id="89" w:author="Ryan Zhong" w:date="2026-03-27T11:26:00Z" w16du:dateUtc="2026-03-27T00:26:00Z">
        <w:r w:rsidR="00BD205B">
          <w:rPr>
            <w:rFonts w:hint="eastAsia"/>
            <w:highlight w:val="yellow"/>
          </w:rPr>
          <w:t>contract_budget</w:t>
        </w:r>
      </w:ins>
      <w:ins w:id="90" w:author="Ryan Zhong" w:date="2026-03-27T11:23:00Z" w16du:dateUtc="2026-03-27T00:23:00Z">
        <w:r>
          <w:rPr>
            <w:rFonts w:hint="eastAsia"/>
            <w:highlight w:val="yellow"/>
          </w:rPr>
          <w:t>=</w:t>
        </w:r>
        <w:r w:rsidRPr="009B0C05">
          <w:rPr>
            <w:highlight w:val="yellow"/>
          </w:rPr>
          <w:t xml:space="preserve"> base_cost</w:t>
        </w:r>
        <w:r w:rsidRPr="009B0C05">
          <w:rPr>
            <w:rFonts w:hint="eastAsia"/>
            <w:highlight w:val="yellow"/>
          </w:rPr>
          <w:t>*</w:t>
        </w:r>
        <w:r>
          <w:rPr>
            <w:rFonts w:hint="eastAsia"/>
            <w:highlight w:val="yellow"/>
          </w:rPr>
          <w:t>（</w:t>
        </w:r>
        <w:r>
          <w:rPr>
            <w:rFonts w:hint="eastAsia"/>
            <w:highlight w:val="yellow"/>
          </w:rPr>
          <w:t>1+</w:t>
        </w:r>
        <w:r w:rsidRPr="009B0C05">
          <w:rPr>
            <w:highlight w:val="yellow"/>
          </w:rPr>
          <w:t xml:space="preserve"> roject_budget_margin</w:t>
        </w:r>
        <w:r>
          <w:rPr>
            <w:rFonts w:hint="eastAsia"/>
            <w:highlight w:val="yellow"/>
          </w:rPr>
          <w:t>）。</w:t>
        </w:r>
      </w:ins>
    </w:p>
    <w:p w14:paraId="598B9030" w14:textId="77777777" w:rsidR="001F662D" w:rsidRPr="001F662D" w:rsidRDefault="00000000" w:rsidP="001F662D">
      <w:r>
        <w:pict w14:anchorId="34E07BDE">
          <v:rect id="_x0000_i1027" style="width:0;height:.75pt" o:hralign="center" o:hrstd="t" o:hr="t" fillcolor="#a0a0a0" stroked="f"/>
        </w:pict>
      </w:r>
    </w:p>
    <w:p w14:paraId="5A277234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4. </w:t>
      </w:r>
      <w:r w:rsidRPr="001F662D">
        <w:rPr>
          <w:b/>
          <w:bCs/>
        </w:rPr>
        <w:t>广场阶段竞标</w:t>
      </w:r>
    </w:p>
    <w:p w14:paraId="36551CE4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4.1 </w:t>
      </w:r>
      <w:r w:rsidRPr="001F662D">
        <w:rPr>
          <w:b/>
          <w:bCs/>
        </w:rPr>
        <w:t>触发时机</w:t>
      </w:r>
    </w:p>
    <w:p w14:paraId="7A423529" w14:textId="77777777" w:rsidR="001F662D" w:rsidRPr="001F662D" w:rsidRDefault="001F662D" w:rsidP="001F662D">
      <w:pPr>
        <w:numPr>
          <w:ilvl w:val="0"/>
          <w:numId w:val="9"/>
        </w:numPr>
      </w:pPr>
      <w:r w:rsidRPr="001F662D">
        <w:t>广场阶段（</w:t>
      </w:r>
      <w:r w:rsidRPr="001F662D">
        <w:t>Phase Forum</w:t>
      </w:r>
      <w:r w:rsidRPr="001F662D">
        <w:t>），</w:t>
      </w:r>
      <w:r w:rsidRPr="001F662D">
        <w:t>ForumCommand </w:t>
      </w:r>
      <w:r w:rsidRPr="001F662D">
        <w:t>执行到市场环节（步骤</w:t>
      </w:r>
      <w:r w:rsidRPr="001F662D">
        <w:t>2</w:t>
      </w:r>
      <w:r w:rsidRPr="001F662D">
        <w:t>）时，自动为</w:t>
      </w:r>
      <w:r w:rsidRPr="001F662D">
        <w:t>AI</w:t>
      </w:r>
      <w:r w:rsidRPr="001F662D">
        <w:t>玩家调用</w:t>
      </w:r>
      <w:r w:rsidRPr="001F662D">
        <w:t> _apply_market_decisions</w:t>
      </w:r>
      <w:r w:rsidRPr="001F662D">
        <w:t>。</w:t>
      </w:r>
    </w:p>
    <w:p w14:paraId="58FE5A08" w14:textId="6BAC4BD3" w:rsidR="001F662D" w:rsidRPr="001F662D" w:rsidRDefault="001F662D" w:rsidP="001F662D">
      <w:pPr>
        <w:numPr>
          <w:ilvl w:val="0"/>
          <w:numId w:val="9"/>
        </w:numPr>
      </w:pPr>
      <w:r w:rsidRPr="001F662D">
        <w:t>手动模式下，玩家可输入</w:t>
      </w:r>
      <w:r w:rsidRPr="001F662D">
        <w:t> bid &lt;</w:t>
      </w:r>
      <w:r w:rsidRPr="001F662D">
        <w:t>合同</w:t>
      </w:r>
      <w:r w:rsidRPr="001F662D">
        <w:t>ID&gt; &lt;</w:t>
      </w:r>
      <w:r w:rsidRPr="001F662D">
        <w:t>骑士</w:t>
      </w:r>
      <w:r w:rsidRPr="001F662D">
        <w:t>ID&gt; &lt;</w:t>
      </w:r>
      <w:r w:rsidRPr="001F662D">
        <w:t>金额</w:t>
      </w:r>
      <w:r w:rsidRPr="001F662D">
        <w:t>&gt; </w:t>
      </w:r>
      <w:ins w:id="91" w:author="Ryan Zhong" w:date="2026-03-27T11:25:00Z" w16du:dateUtc="2026-03-27T00:25:00Z">
        <w:r w:rsidR="00BD205B" w:rsidRPr="001F662D">
          <w:t>&lt;</w:t>
        </w:r>
        <w:r w:rsidR="00BD205B">
          <w:rPr>
            <w:rFonts w:hint="eastAsia"/>
          </w:rPr>
          <w:t>利润率</w:t>
        </w:r>
        <w:r w:rsidR="00BD205B" w:rsidRPr="001F662D">
          <w:t>&gt; </w:t>
        </w:r>
      </w:ins>
      <w:r w:rsidRPr="001F662D">
        <w:t>参与竞标。</w:t>
      </w:r>
    </w:p>
    <w:p w14:paraId="30D0D3BA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lastRenderedPageBreak/>
        <w:t xml:space="preserve">4.2 </w:t>
      </w:r>
      <w:r w:rsidRPr="001F662D">
        <w:rPr>
          <w:b/>
          <w:bCs/>
        </w:rPr>
        <w:t>竞标流程</w:t>
      </w:r>
    </w:p>
    <w:p w14:paraId="565752D9" w14:textId="77777777" w:rsidR="001F662D" w:rsidRPr="001F662D" w:rsidRDefault="001F662D" w:rsidP="001F662D">
      <w:pPr>
        <w:numPr>
          <w:ilvl w:val="0"/>
          <w:numId w:val="10"/>
        </w:numPr>
      </w:pPr>
      <w:r w:rsidRPr="001F662D">
        <w:t>所有</w:t>
      </w:r>
      <w:r w:rsidRPr="001F662D">
        <w:t> BUDGETED </w:t>
      </w:r>
      <w:r w:rsidRPr="001F662D">
        <w:t>状态的合同可竞标。</w:t>
      </w:r>
    </w:p>
    <w:p w14:paraId="6F122539" w14:textId="77777777" w:rsidR="001F662D" w:rsidRPr="001F662D" w:rsidRDefault="001F662D" w:rsidP="001F662D">
      <w:pPr>
        <w:numPr>
          <w:ilvl w:val="0"/>
          <w:numId w:val="10"/>
        </w:numPr>
      </w:pPr>
      <w:r w:rsidRPr="001F662D">
        <w:t>AI</w:t>
      </w:r>
      <w:r w:rsidRPr="001F662D">
        <w:t>决策器</w:t>
      </w:r>
      <w:r w:rsidRPr="001F662D">
        <w:t> AutoBidDecider </w:t>
      </w:r>
      <w:r w:rsidRPr="001F662D">
        <w:t>为每个派系的骑士生成出价：</w:t>
      </w:r>
    </w:p>
    <w:p w14:paraId="262AE61B" w14:textId="256623D8" w:rsidR="001F662D" w:rsidRPr="001F662D" w:rsidRDefault="001F662D" w:rsidP="001F662D">
      <w:pPr>
        <w:numPr>
          <w:ilvl w:val="1"/>
          <w:numId w:val="10"/>
        </w:numPr>
      </w:pPr>
      <w:r w:rsidRPr="001F662D">
        <w:rPr>
          <w:b/>
          <w:bCs/>
        </w:rPr>
        <w:t>包税合同</w:t>
      </w:r>
      <w:r w:rsidRPr="001F662D">
        <w:t>：加价出价，</w:t>
      </w:r>
      <w:r w:rsidRPr="001F662D">
        <w:t xml:space="preserve">amount = </w:t>
      </w:r>
      <w:ins w:id="92" w:author="Ryan Zhong" w:date="2026-03-27T11:27:00Z" w16du:dateUtc="2026-03-27T00:27:00Z">
        <w:r w:rsidR="00BD205B">
          <w:rPr>
            <w:rFonts w:hint="eastAsia"/>
            <w:highlight w:val="yellow"/>
          </w:rPr>
          <w:t>contract_budget</w:t>
        </w:r>
      </w:ins>
      <w:del w:id="93" w:author="Ryan Zhong" w:date="2026-03-27T11:27:00Z" w16du:dateUtc="2026-03-27T00:27:00Z">
        <w:r w:rsidRPr="001F662D" w:rsidDel="00BD205B">
          <w:delText xml:space="preserve">base_cost </w:delText>
        </w:r>
      </w:del>
      <w:r w:rsidRPr="001F662D">
        <w:t>* (1 + tax_rate)</w:t>
      </w:r>
      <w:r w:rsidRPr="001F662D">
        <w:t>，</w:t>
      </w:r>
      <w:r w:rsidRPr="001F662D">
        <w:t>tax_rate </w:t>
      </w:r>
      <w:r w:rsidRPr="001F662D">
        <w:t>在</w:t>
      </w:r>
      <w:r w:rsidRPr="001F662D">
        <w:t> tax_bid_increment_min/max </w:t>
      </w:r>
      <w:r w:rsidRPr="001F662D">
        <w:t>范围内随机（默认</w:t>
      </w:r>
      <w:r w:rsidRPr="001F662D">
        <w:t>0.05~0.2</w:t>
      </w:r>
      <w:r w:rsidRPr="001F662D">
        <w:t>）。出价存入</w:t>
      </w:r>
      <w:r w:rsidRPr="001F662D">
        <w:t> contract._bids</w:t>
      </w:r>
      <w:r w:rsidRPr="001F662D">
        <w:t>。</w:t>
      </w:r>
    </w:p>
    <w:p w14:paraId="56CA70F3" w14:textId="141FF364" w:rsidR="001F662D" w:rsidRPr="001F662D" w:rsidRDefault="001F662D" w:rsidP="001F662D">
      <w:pPr>
        <w:numPr>
          <w:ilvl w:val="1"/>
          <w:numId w:val="10"/>
        </w:numPr>
      </w:pPr>
      <w:r w:rsidRPr="001F662D">
        <w:rPr>
          <w:b/>
          <w:bCs/>
        </w:rPr>
        <w:t>工程合同</w:t>
      </w:r>
      <w:r w:rsidRPr="001F662D">
        <w:t>（含舰队）：降价出价，</w:t>
      </w:r>
      <w:r w:rsidRPr="001F662D">
        <w:t xml:space="preserve">amount = </w:t>
      </w:r>
      <w:ins w:id="94" w:author="Ryan Zhong" w:date="2026-03-27T11:28:00Z" w16du:dateUtc="2026-03-27T00:28:00Z">
        <w:r w:rsidR="00BD205B" w:rsidRPr="00BD205B">
          <w:t>contract_budget</w:t>
        </w:r>
      </w:ins>
      <w:del w:id="95" w:author="Ryan Zhong" w:date="2026-03-27T11:28:00Z" w16du:dateUtc="2026-03-27T00:28:00Z">
        <w:r w:rsidRPr="001F662D" w:rsidDel="00BD205B">
          <w:delText xml:space="preserve">base_cost </w:delText>
        </w:r>
      </w:del>
      <w:r w:rsidRPr="001F662D">
        <w:t>* (1 - r)</w:t>
      </w:r>
      <w:r w:rsidRPr="001F662D">
        <w:t>，</w:t>
      </w:r>
      <w:r w:rsidRPr="001F662D">
        <w:t>r </w:t>
      </w:r>
      <w:r w:rsidRPr="001F662D">
        <w:t>在</w:t>
      </w:r>
      <w:r w:rsidRPr="001F662D">
        <w:t> project_bid_discount_min/max </w:t>
      </w:r>
      <w:r w:rsidRPr="001F662D">
        <w:t>范围内随机（默认</w:t>
      </w:r>
      <w:r w:rsidRPr="001F662D">
        <w:t>0.05~0.2</w:t>
      </w:r>
      <w:r w:rsidRPr="001F662D">
        <w:t>）。出价同时记录</w:t>
      </w:r>
      <w:r w:rsidRPr="001F662D">
        <w:t> r</w:t>
      </w:r>
      <w:r w:rsidRPr="001F662D">
        <w:t>、</w:t>
      </w:r>
      <w:r w:rsidRPr="001F662D">
        <w:t>original_budget</w:t>
      </w:r>
      <w:ins w:id="96" w:author="Ryan Zhong" w:date="2026-03-27T11:34:00Z" w16du:dateUtc="2026-03-27T00:34:00Z">
        <w:r w:rsidR="00BD205B">
          <w:rPr>
            <w:rFonts w:hint="eastAsia"/>
          </w:rPr>
          <w:t>=</w:t>
        </w:r>
        <w:r w:rsidR="00BD205B">
          <w:rPr>
            <w:rFonts w:hint="eastAsia"/>
            <w:highlight w:val="yellow"/>
          </w:rPr>
          <w:t>contract_budget</w:t>
        </w:r>
      </w:ins>
      <w:r w:rsidRPr="001F662D">
        <w:t>、</w:t>
      </w:r>
      <w:r w:rsidRPr="001F662D">
        <w:t>construction</w:t>
      </w:r>
      <w:r w:rsidRPr="001F662D">
        <w:t>、</w:t>
      </w:r>
      <w:r w:rsidRPr="001F662D">
        <w:t>warranty </w:t>
      </w:r>
      <w:r w:rsidRPr="001F662D">
        <w:t>等参数。</w:t>
      </w:r>
    </w:p>
    <w:p w14:paraId="2F5BFDA2" w14:textId="77777777" w:rsidR="001F662D" w:rsidRPr="001F662D" w:rsidRDefault="001F662D" w:rsidP="001F662D">
      <w:pPr>
        <w:numPr>
          <w:ilvl w:val="0"/>
          <w:numId w:val="10"/>
        </w:numPr>
      </w:pPr>
      <w:r w:rsidRPr="001F662D">
        <w:t>每个骑士每回合可对多个合同出价（当前实现未限制），最终所有出价汇总到</w:t>
      </w:r>
      <w:r w:rsidRPr="001F662D">
        <w:t> _forum_pending["contract_bids"]</w:t>
      </w:r>
      <w:r w:rsidRPr="001F662D">
        <w:t>。</w:t>
      </w:r>
    </w:p>
    <w:p w14:paraId="771E0425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4.3 </w:t>
      </w:r>
      <w:r w:rsidRPr="001F662D">
        <w:rPr>
          <w:b/>
          <w:bCs/>
        </w:rPr>
        <w:t>中标结算</w:t>
      </w:r>
    </w:p>
    <w:p w14:paraId="5591E68B" w14:textId="77777777" w:rsidR="001F662D" w:rsidRPr="001F662D" w:rsidRDefault="001F662D" w:rsidP="001F662D">
      <w:pPr>
        <w:numPr>
          <w:ilvl w:val="0"/>
          <w:numId w:val="11"/>
        </w:numPr>
      </w:pPr>
      <w:r w:rsidRPr="001F662D">
        <w:t>公示环节（</w:t>
      </w:r>
      <w:r w:rsidRPr="001F662D">
        <w:t>ForumCommand </w:t>
      </w:r>
      <w:r w:rsidRPr="001F662D">
        <w:t>步骤</w:t>
      </w:r>
      <w:r w:rsidRPr="001F662D">
        <w:t>3</w:t>
      </w:r>
      <w:r w:rsidRPr="001F662D">
        <w:t>）调用</w:t>
      </w:r>
      <w:r w:rsidRPr="001F662D">
        <w:t> forum_api.resolve_forum()</w:t>
      </w:r>
      <w:r w:rsidRPr="001F662D">
        <w:t>，该函数调用</w:t>
      </w:r>
      <w:r w:rsidRPr="001F662D">
        <w:t> GameState.resolve_auction() </w:t>
      </w:r>
      <w:r w:rsidRPr="001F662D">
        <w:t>对每个合同进行揭标。</w:t>
      </w:r>
    </w:p>
    <w:p w14:paraId="594639F0" w14:textId="77777777" w:rsidR="001F662D" w:rsidRPr="001F662D" w:rsidRDefault="001F662D" w:rsidP="001F662D">
      <w:pPr>
        <w:numPr>
          <w:ilvl w:val="0"/>
          <w:numId w:val="11"/>
        </w:numPr>
      </w:pPr>
      <w:r w:rsidRPr="001F662D">
        <w:t>resolve_auction </w:t>
      </w:r>
      <w:r w:rsidRPr="001F662D">
        <w:t>逻辑：</w:t>
      </w:r>
    </w:p>
    <w:p w14:paraId="7629850D" w14:textId="77777777" w:rsidR="001F662D" w:rsidRPr="001F662D" w:rsidRDefault="001F662D" w:rsidP="001F662D">
      <w:pPr>
        <w:numPr>
          <w:ilvl w:val="1"/>
          <w:numId w:val="11"/>
        </w:numPr>
      </w:pPr>
      <w:r w:rsidRPr="001F662D">
        <w:rPr>
          <w:b/>
          <w:bCs/>
        </w:rPr>
        <w:t>包税合同</w:t>
      </w:r>
      <w:r w:rsidRPr="001F662D">
        <w:t>：选择出价最高的骑士中标。</w:t>
      </w:r>
    </w:p>
    <w:p w14:paraId="31E22DE6" w14:textId="77777777" w:rsidR="001F662D" w:rsidRPr="001F662D" w:rsidRDefault="001F662D" w:rsidP="001F662D">
      <w:pPr>
        <w:numPr>
          <w:ilvl w:val="1"/>
          <w:numId w:val="11"/>
        </w:numPr>
      </w:pPr>
      <w:r w:rsidRPr="001F662D">
        <w:rPr>
          <w:b/>
          <w:bCs/>
        </w:rPr>
        <w:t>工程合同</w:t>
      </w:r>
      <w:r w:rsidRPr="001F662D">
        <w:t>：选择出价最低的骑士中标。</w:t>
      </w:r>
    </w:p>
    <w:p w14:paraId="4D0792DE" w14:textId="77777777" w:rsidR="001F662D" w:rsidRPr="001F662D" w:rsidRDefault="001F662D" w:rsidP="001F662D">
      <w:pPr>
        <w:numPr>
          <w:ilvl w:val="0"/>
          <w:numId w:val="11"/>
        </w:numPr>
      </w:pPr>
      <w:r w:rsidRPr="001F662D">
        <w:t>中标后更新合同状态为</w:t>
      </w:r>
      <w:r w:rsidRPr="001F662D">
        <w:t> ACTIVE</w:t>
      </w:r>
      <w:r w:rsidRPr="001F662D">
        <w:t>，设置</w:t>
      </w:r>
      <w:r w:rsidRPr="001F662D">
        <w:t> awarded_to</w:t>
      </w:r>
      <w:r w:rsidRPr="001F662D">
        <w:t>、</w:t>
      </w:r>
      <w:r w:rsidRPr="001F662D">
        <w:t>awarded_faction </w:t>
      </w:r>
      <w:r w:rsidRPr="001F662D">
        <w:t>等。</w:t>
      </w:r>
    </w:p>
    <w:p w14:paraId="369A1EF9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4.3.1 </w:t>
      </w:r>
      <w:r w:rsidRPr="001F662D">
        <w:rPr>
          <w:b/>
          <w:bCs/>
        </w:rPr>
        <w:t>包税合同中标后动作</w:t>
      </w:r>
    </w:p>
    <w:p w14:paraId="51A30581" w14:textId="77777777" w:rsidR="001F662D" w:rsidRPr="001F662D" w:rsidRDefault="001F662D" w:rsidP="001F662D">
      <w:pPr>
        <w:numPr>
          <w:ilvl w:val="0"/>
          <w:numId w:val="12"/>
        </w:numPr>
      </w:pPr>
      <w:r w:rsidRPr="001F662D">
        <w:lastRenderedPageBreak/>
        <w:t>记录</w:t>
      </w:r>
      <w:r w:rsidRPr="001F662D">
        <w:t> _contract_price = winner["amount"]</w:t>
      </w:r>
      <w:r w:rsidRPr="001F662D">
        <w:t>，</w:t>
      </w:r>
      <w:r w:rsidRPr="001F662D">
        <w:t>_profit_rate = tax_rate</w:t>
      </w:r>
      <w:r w:rsidRPr="001F662D">
        <w:t>。</w:t>
      </w:r>
    </w:p>
    <w:p w14:paraId="761717E7" w14:textId="77777777" w:rsidR="001F662D" w:rsidRPr="004C77B1" w:rsidRDefault="001F662D" w:rsidP="001F662D">
      <w:pPr>
        <w:numPr>
          <w:ilvl w:val="0"/>
          <w:numId w:val="12"/>
        </w:numPr>
        <w:rPr>
          <w:strike/>
          <w:rPrChange w:id="97" w:author="Ryan Zhong" w:date="2026-03-27T11:38:00Z" w16du:dateUtc="2026-03-27T00:38:00Z">
            <w:rPr/>
          </w:rPrChange>
        </w:rPr>
      </w:pPr>
      <w:commentRangeStart w:id="98"/>
      <w:r w:rsidRPr="004C77B1">
        <w:rPr>
          <w:rFonts w:hint="eastAsia"/>
          <w:strike/>
          <w:rPrChange w:id="99" w:author="Ryan Zhong" w:date="2026-03-27T11:38:00Z" w16du:dateUtc="2026-03-27T00:38:00Z">
            <w:rPr>
              <w:rFonts w:hint="eastAsia"/>
            </w:rPr>
          </w:rPrChange>
        </w:rPr>
        <w:t>从骑士财富中扣除</w:t>
      </w:r>
      <w:r w:rsidRPr="004C77B1">
        <w:rPr>
          <w:strike/>
          <w:rPrChange w:id="100" w:author="Ryan Zhong" w:date="2026-03-27T11:38:00Z" w16du:dateUtc="2026-03-27T00:38:00Z">
            <w:rPr/>
          </w:rPrChange>
        </w:rPr>
        <w:t> winner["amount"]</w:t>
      </w:r>
      <w:r w:rsidRPr="004C77B1">
        <w:rPr>
          <w:rFonts w:hint="eastAsia"/>
          <w:strike/>
          <w:rPrChange w:id="101" w:author="Ryan Zhong" w:date="2026-03-27T11:38:00Z" w16du:dateUtc="2026-03-27T00:38:00Z">
            <w:rPr>
              <w:rFonts w:hint="eastAsia"/>
            </w:rPr>
          </w:rPrChange>
        </w:rPr>
        <w:t>，国库增加相同金额（</w:t>
      </w:r>
      <w:r w:rsidRPr="004C77B1">
        <w:rPr>
          <w:rFonts w:hint="eastAsia"/>
          <w:b/>
          <w:bCs/>
          <w:strike/>
          <w:rPrChange w:id="102" w:author="Ryan Zhong" w:date="2026-03-27T11:38:00Z" w16du:dateUtc="2026-03-27T00:38:00Z">
            <w:rPr>
              <w:rFonts w:hint="eastAsia"/>
              <w:b/>
              <w:bCs/>
            </w:rPr>
          </w:rPrChange>
        </w:rPr>
        <w:t>中标即扣款</w:t>
      </w:r>
      <w:r w:rsidRPr="004C77B1">
        <w:rPr>
          <w:rFonts w:hint="eastAsia"/>
          <w:strike/>
          <w:rPrChange w:id="103" w:author="Ryan Zhong" w:date="2026-03-27T11:38:00Z" w16du:dateUtc="2026-03-27T00:38:00Z">
            <w:rPr>
              <w:rFonts w:hint="eastAsia"/>
            </w:rPr>
          </w:rPrChange>
        </w:rPr>
        <w:t>，符合规格）。</w:t>
      </w:r>
      <w:commentRangeEnd w:id="98"/>
      <w:r w:rsidR="004C77B1" w:rsidRPr="004C77B1">
        <w:rPr>
          <w:rStyle w:val="CommentReference"/>
          <w:strike/>
          <w:sz w:val="24"/>
          <w:szCs w:val="24"/>
          <w:rPrChange w:id="104" w:author="Ryan Zhong" w:date="2026-03-27T11:38:00Z" w16du:dateUtc="2026-03-27T00:38:00Z">
            <w:rPr>
              <w:rStyle w:val="CommentReference"/>
              <w:sz w:val="24"/>
              <w:szCs w:val="24"/>
            </w:rPr>
          </w:rPrChange>
        </w:rPr>
        <w:commentReference w:id="98"/>
      </w:r>
    </w:p>
    <w:p w14:paraId="6EFCE44A" w14:textId="77777777" w:rsidR="001F662D" w:rsidRPr="001F662D" w:rsidRDefault="001F662D" w:rsidP="001F662D">
      <w:pPr>
        <w:numPr>
          <w:ilvl w:val="0"/>
          <w:numId w:val="12"/>
        </w:numPr>
      </w:pPr>
      <w:r w:rsidRPr="001F662D">
        <w:t>绑定行省（</w:t>
      </w:r>
      <w:r w:rsidRPr="001F662D">
        <w:t>province.bind_tax_contract</w:t>
      </w:r>
      <w:r w:rsidRPr="001F662D">
        <w:t>）。</w:t>
      </w:r>
    </w:p>
    <w:p w14:paraId="76CECFF5" w14:textId="77777777" w:rsidR="001F662D" w:rsidRPr="001F662D" w:rsidRDefault="001F662D" w:rsidP="001F662D">
      <w:pPr>
        <w:numPr>
          <w:ilvl w:val="0"/>
          <w:numId w:val="12"/>
        </w:numPr>
      </w:pPr>
      <w:r w:rsidRPr="001F662D">
        <w:t>骑士添加合同记录（</w:t>
      </w:r>
      <w:r w:rsidRPr="001F662D">
        <w:t>figure.add_contract</w:t>
      </w:r>
      <w:r w:rsidRPr="001F662D">
        <w:t>）。</w:t>
      </w:r>
    </w:p>
    <w:p w14:paraId="770CEB8D" w14:textId="77777777" w:rsidR="001F662D" w:rsidRPr="001F662D" w:rsidRDefault="001F662D" w:rsidP="001F662D">
      <w:pPr>
        <w:numPr>
          <w:ilvl w:val="0"/>
          <w:numId w:val="12"/>
        </w:numPr>
      </w:pPr>
      <w:r w:rsidRPr="001F662D">
        <w:t>解除旧合同（如有）。</w:t>
      </w:r>
    </w:p>
    <w:p w14:paraId="45B582AC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4.3.2 </w:t>
      </w:r>
      <w:r w:rsidRPr="001F662D">
        <w:rPr>
          <w:b/>
          <w:bCs/>
        </w:rPr>
        <w:t>公共工程合同中标后动作</w:t>
      </w:r>
    </w:p>
    <w:p w14:paraId="5F62E377" w14:textId="77777777" w:rsidR="001F662D" w:rsidRDefault="001F662D" w:rsidP="001F662D">
      <w:pPr>
        <w:numPr>
          <w:ilvl w:val="0"/>
          <w:numId w:val="13"/>
        </w:numPr>
        <w:rPr>
          <w:ins w:id="105" w:author="Ryan Zhong" w:date="2026-03-27T11:44:00Z" w16du:dateUtc="2026-03-27T00:44:00Z"/>
        </w:rPr>
      </w:pPr>
      <w:r w:rsidRPr="001F662D">
        <w:t>记录</w:t>
      </w:r>
      <w:r w:rsidRPr="001F662D">
        <w:t> _winning_bid</w:t>
      </w:r>
      <w:r w:rsidRPr="001F662D">
        <w:t>、</w:t>
      </w:r>
      <w:r w:rsidRPr="001F662D">
        <w:t>_original_budget</w:t>
      </w:r>
      <w:r w:rsidRPr="001F662D">
        <w:t>、</w:t>
      </w:r>
      <w:r w:rsidRPr="001F662D">
        <w:t>_construction_years</w:t>
      </w:r>
      <w:r w:rsidRPr="001F662D">
        <w:t>、</w:t>
      </w:r>
      <w:r w:rsidRPr="001F662D">
        <w:t>_warranty_years</w:t>
      </w:r>
      <w:r w:rsidRPr="001F662D">
        <w:t>、</w:t>
      </w:r>
      <w:r w:rsidRPr="001F662D">
        <w:t>_annual_income</w:t>
      </w:r>
      <w:r w:rsidRPr="001F662D">
        <w:t>、</w:t>
      </w:r>
      <w:r w:rsidRPr="001F662D">
        <w:t>_annual_cost</w:t>
      </w:r>
      <w:r w:rsidRPr="001F662D">
        <w:t>、</w:t>
      </w:r>
      <w:r w:rsidRPr="001F662D">
        <w:t>base_cost</w:t>
      </w:r>
      <w:r w:rsidRPr="001F662D">
        <w:t>、</w:t>
      </w:r>
      <w:r w:rsidRPr="001F662D">
        <w:t>remaining_years</w:t>
      </w:r>
      <w:r w:rsidRPr="001F662D">
        <w:t>、</w:t>
      </w:r>
      <w:r w:rsidRPr="001F662D">
        <w:t>_warranty_remaining</w:t>
      </w:r>
      <w:r w:rsidRPr="001F662D">
        <w:t>。</w:t>
      </w:r>
    </w:p>
    <w:p w14:paraId="00FA5E99" w14:textId="318D3552" w:rsidR="004C77B1" w:rsidRDefault="004C77B1" w:rsidP="001F662D">
      <w:pPr>
        <w:numPr>
          <w:ilvl w:val="0"/>
          <w:numId w:val="13"/>
        </w:numPr>
        <w:rPr>
          <w:ins w:id="106" w:author="Ryan Zhong" w:date="2026-03-27T16:27:00Z" w16du:dateUtc="2026-03-27T05:27:00Z"/>
        </w:rPr>
      </w:pPr>
      <w:ins w:id="107" w:author="Ryan Zhong" w:date="2026-03-27T11:44:00Z" w16du:dateUtc="2026-03-27T00:44:00Z">
        <w:r>
          <w:rPr>
            <w:rFonts w:hint="eastAsia"/>
          </w:rPr>
          <w:t>计算</w:t>
        </w:r>
      </w:ins>
      <w:ins w:id="108" w:author="Ryan Zhong" w:date="2026-03-27T11:45:00Z" w16du:dateUtc="2026-03-27T00:45:00Z">
        <w:r>
          <w:rPr>
            <w:rFonts w:hint="eastAsia"/>
          </w:rPr>
          <w:t>骑士中标</w:t>
        </w:r>
        <w:r w:rsidR="00610390">
          <w:rPr>
            <w:rFonts w:hint="eastAsia"/>
          </w:rPr>
          <w:t>后的实际交付成本</w:t>
        </w:r>
        <w:r w:rsidR="00610390" w:rsidRPr="001F662D">
          <w:t>actual_cost</w:t>
        </w:r>
        <w:r w:rsidR="00610390">
          <w:rPr>
            <w:rFonts w:hint="eastAsia"/>
          </w:rPr>
          <w:t xml:space="preserve"> = </w:t>
        </w:r>
        <w:r w:rsidR="00610390" w:rsidRPr="001F662D">
          <w:t>amount</w:t>
        </w:r>
        <w:r w:rsidR="00610390">
          <w:rPr>
            <w:rFonts w:hint="eastAsia"/>
          </w:rPr>
          <w:t xml:space="preserve"> </w:t>
        </w:r>
        <w:r w:rsidR="00610390">
          <w:rPr>
            <w:rFonts w:hint="eastAsia"/>
          </w:rPr>
          <w:t>（</w:t>
        </w:r>
        <w:r w:rsidR="00610390">
          <w:rPr>
            <w:rFonts w:hint="eastAsia"/>
          </w:rPr>
          <w:t>1-</w:t>
        </w:r>
      </w:ins>
      <w:ins w:id="109" w:author="Ryan Zhong" w:date="2026-03-27T11:50:00Z" w16du:dateUtc="2026-03-27T00:50:00Z">
        <w:r w:rsidR="00610390">
          <w:rPr>
            <w:rFonts w:hint="eastAsia"/>
          </w:rPr>
          <w:t>r</w:t>
        </w:r>
      </w:ins>
      <w:ins w:id="110" w:author="Ryan Zhong" w:date="2026-03-27T11:45:00Z" w16du:dateUtc="2026-03-27T00:45:00Z">
        <w:r w:rsidR="00610390">
          <w:rPr>
            <w:rFonts w:hint="eastAsia"/>
          </w:rPr>
          <w:t>）</w:t>
        </w:r>
      </w:ins>
    </w:p>
    <w:p w14:paraId="6F100A81" w14:textId="29414F86" w:rsidR="00C36F3D" w:rsidRPr="001F662D" w:rsidRDefault="00C36F3D" w:rsidP="001F662D">
      <w:pPr>
        <w:numPr>
          <w:ilvl w:val="0"/>
          <w:numId w:val="13"/>
        </w:numPr>
      </w:pPr>
      <w:ins w:id="111" w:author="Ryan Zhong" w:date="2026-03-27T16:27:00Z" w16du:dateUtc="2026-03-27T05:27:00Z">
        <w:r>
          <w:rPr>
            <w:rFonts w:hint="eastAsia"/>
          </w:rPr>
          <w:t>annual_cost = actual_cost/</w:t>
        </w:r>
      </w:ins>
      <w:ins w:id="112" w:author="Ryan Zhong" w:date="2026-03-27T16:27:00Z">
        <w:r w:rsidRPr="00C36F3D">
          <w:t>construction</w:t>
        </w:r>
      </w:ins>
    </w:p>
    <w:p w14:paraId="6FBD240B" w14:textId="77777777" w:rsidR="001F662D" w:rsidRPr="001F662D" w:rsidRDefault="001F662D" w:rsidP="001F662D">
      <w:pPr>
        <w:numPr>
          <w:ilvl w:val="0"/>
          <w:numId w:val="13"/>
        </w:numPr>
      </w:pPr>
      <w:r w:rsidRPr="001F662D">
        <w:t>计算预期利润：</w:t>
      </w:r>
      <w:r w:rsidRPr="001F662D">
        <w:t>contract.expected_profit = winner["amount"] - actual_cost</w:t>
      </w:r>
      <w:r w:rsidRPr="001F662D">
        <w:t>（</w:t>
      </w:r>
      <w:r w:rsidRPr="00C65B10">
        <w:rPr>
          <w:rFonts w:hint="eastAsia"/>
          <w:strike/>
          <w:rPrChange w:id="113" w:author="Ryan Zhong" w:date="2026-03-27T12:16:00Z" w16du:dateUtc="2026-03-27T01:16:00Z">
            <w:rPr>
              <w:rFonts w:hint="eastAsia"/>
            </w:rPr>
          </w:rPrChange>
        </w:rPr>
        <w:t>其中</w:t>
      </w:r>
      <w:r w:rsidRPr="00C65B10">
        <w:rPr>
          <w:strike/>
          <w:rPrChange w:id="114" w:author="Ryan Zhong" w:date="2026-03-27T12:16:00Z" w16du:dateUtc="2026-03-27T01:16:00Z">
            <w:rPr/>
          </w:rPrChange>
        </w:rPr>
        <w:t> actual_cost </w:t>
      </w:r>
      <w:r w:rsidRPr="00C65B10">
        <w:rPr>
          <w:rFonts w:hint="eastAsia"/>
          <w:strike/>
          <w:rPrChange w:id="115" w:author="Ryan Zhong" w:date="2026-03-27T12:16:00Z" w16du:dateUtc="2026-03-27T01:16:00Z">
            <w:rPr>
              <w:rFonts w:hint="eastAsia"/>
            </w:rPr>
          </w:rPrChange>
        </w:rPr>
        <w:t>基于行省基建成本计算</w:t>
      </w:r>
      <w:r w:rsidRPr="001F662D">
        <w:t>）。</w:t>
      </w:r>
    </w:p>
    <w:p w14:paraId="461CB5B4" w14:textId="77777777" w:rsidR="001F662D" w:rsidRPr="001F662D" w:rsidRDefault="001F662D" w:rsidP="001F662D">
      <w:pPr>
        <w:numPr>
          <w:ilvl w:val="0"/>
          <w:numId w:val="13"/>
        </w:numPr>
      </w:pPr>
      <w:r w:rsidRPr="001F662D">
        <w:t>绑定行省（</w:t>
      </w:r>
      <w:r w:rsidRPr="001F662D">
        <w:t>province.bind_project_contract</w:t>
      </w:r>
      <w:r w:rsidRPr="001F662D">
        <w:t>）。</w:t>
      </w:r>
    </w:p>
    <w:p w14:paraId="56739008" w14:textId="77777777" w:rsidR="001F662D" w:rsidRPr="001F662D" w:rsidRDefault="001F662D" w:rsidP="001F662D">
      <w:pPr>
        <w:numPr>
          <w:ilvl w:val="0"/>
          <w:numId w:val="13"/>
        </w:numPr>
      </w:pPr>
      <w:r w:rsidRPr="001F662D">
        <w:t>骑士添加合同记录。</w:t>
      </w:r>
    </w:p>
    <w:p w14:paraId="2A697459" w14:textId="77777777" w:rsidR="001F662D" w:rsidRPr="001F662D" w:rsidRDefault="001F662D" w:rsidP="001F662D">
      <w:pPr>
        <w:numPr>
          <w:ilvl w:val="0"/>
          <w:numId w:val="13"/>
        </w:numPr>
      </w:pPr>
      <w:r w:rsidRPr="001F662D">
        <w:rPr>
          <w:b/>
          <w:bCs/>
        </w:rPr>
        <w:t>资金流</w:t>
      </w:r>
      <w:r w:rsidRPr="001F662D">
        <w:t>：中标时</w:t>
      </w:r>
      <w:r w:rsidRPr="001F662D">
        <w:rPr>
          <w:b/>
          <w:bCs/>
        </w:rPr>
        <w:t>无</w:t>
      </w:r>
      <w:r w:rsidRPr="001F662D">
        <w:t>国库支付或骑士扣款，所有资金往来在收入阶段按年进行。</w:t>
      </w:r>
    </w:p>
    <w:p w14:paraId="2AA15453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4.3.3 </w:t>
      </w:r>
      <w:r w:rsidRPr="001F662D">
        <w:rPr>
          <w:b/>
          <w:bCs/>
        </w:rPr>
        <w:t>舰队建造合同中标后动作</w:t>
      </w:r>
    </w:p>
    <w:p w14:paraId="0A2CAD67" w14:textId="77777777" w:rsidR="001F662D" w:rsidRPr="001F662D" w:rsidRDefault="001F662D" w:rsidP="001F662D">
      <w:pPr>
        <w:numPr>
          <w:ilvl w:val="0"/>
          <w:numId w:val="14"/>
        </w:numPr>
      </w:pPr>
      <w:r w:rsidRPr="001F662D">
        <w:t>由于舰队合同也是公共工程类型，进入同一分支，执行上述公共工程中标逻辑。</w:t>
      </w:r>
    </w:p>
    <w:p w14:paraId="6F04F333" w14:textId="77777777" w:rsidR="001F662D" w:rsidRPr="001F662D" w:rsidRDefault="001F662D" w:rsidP="001F662D">
      <w:pPr>
        <w:numPr>
          <w:ilvl w:val="0"/>
          <w:numId w:val="14"/>
        </w:numPr>
      </w:pPr>
      <w:r w:rsidRPr="001F662D">
        <w:lastRenderedPageBreak/>
        <w:t>但中标后还会额外调用</w:t>
      </w:r>
      <w:r w:rsidRPr="001F662D">
        <w:t> naval_system.on_contract_awarded(contract, winner["bidder_id"])</w:t>
      </w:r>
      <w:r w:rsidRPr="001F662D">
        <w:t>，创建舰队并标记为建造中（</w:t>
      </w:r>
      <w:r w:rsidRPr="001F662D">
        <w:t>BUILDING</w:t>
      </w:r>
      <w:r w:rsidRPr="001F662D">
        <w:t>）。</w:t>
      </w:r>
    </w:p>
    <w:p w14:paraId="2BF2E0DE" w14:textId="1C66CD28" w:rsidR="001F662D" w:rsidRPr="001F662D" w:rsidRDefault="001F662D" w:rsidP="001F662D">
      <w:pPr>
        <w:numPr>
          <w:ilvl w:val="0"/>
          <w:numId w:val="14"/>
        </w:numPr>
      </w:pPr>
      <w:r w:rsidRPr="001F662D">
        <w:rPr>
          <w:b/>
          <w:bCs/>
        </w:rPr>
        <w:t>当前资金流缺失</w:t>
      </w:r>
      <w:r w:rsidRPr="001F662D">
        <w:t>：中标后没有国库支付，骑士也没有成本扣除。舰队建造完成时仅生成舰队，无资金流动。</w:t>
      </w:r>
      <w:ins w:id="116" w:author="Ryan Zhong" w:date="2026-03-27T12:16:00Z" w16du:dateUtc="2026-03-27T01:16:00Z">
        <w:r w:rsidR="00C65B10">
          <w:rPr>
            <w:rFonts w:hint="eastAsia"/>
          </w:rPr>
          <w:t>在新版本中，需要按照工程合同的流程</w:t>
        </w:r>
      </w:ins>
      <w:ins w:id="117" w:author="Ryan Zhong" w:date="2026-03-27T12:17:00Z" w16du:dateUtc="2026-03-27T01:17:00Z">
        <w:r w:rsidR="00C65B10">
          <w:rPr>
            <w:rFonts w:hint="eastAsia"/>
          </w:rPr>
          <w:t>在收入阶段执行资金转移。</w:t>
        </w:r>
      </w:ins>
    </w:p>
    <w:p w14:paraId="1FA96983" w14:textId="77777777" w:rsidR="001F662D" w:rsidRPr="001F662D" w:rsidRDefault="00000000" w:rsidP="001F662D">
      <w:r>
        <w:pict w14:anchorId="22FCC1E0">
          <v:rect id="_x0000_i1028" style="width:0;height:.75pt" o:hralign="center" o:hrstd="t" o:hr="t" fillcolor="#a0a0a0" stroked="f"/>
        </w:pict>
      </w:r>
    </w:p>
    <w:p w14:paraId="4141774B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5. </w:t>
      </w:r>
      <w:r w:rsidRPr="001F662D">
        <w:rPr>
          <w:b/>
          <w:bCs/>
        </w:rPr>
        <w:t>收入阶段结算</w:t>
      </w:r>
    </w:p>
    <w:p w14:paraId="078A54A3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5.1 </w:t>
      </w:r>
      <w:r w:rsidRPr="001F662D">
        <w:rPr>
          <w:b/>
          <w:bCs/>
        </w:rPr>
        <w:t>触发时机</w:t>
      </w:r>
    </w:p>
    <w:p w14:paraId="60DDA344" w14:textId="77777777" w:rsidR="001F662D" w:rsidRPr="001F662D" w:rsidRDefault="001F662D" w:rsidP="001F662D">
      <w:pPr>
        <w:numPr>
          <w:ilvl w:val="0"/>
          <w:numId w:val="15"/>
        </w:numPr>
      </w:pPr>
      <w:r w:rsidRPr="001F662D">
        <w:t>税收阶段（</w:t>
      </w:r>
      <w:r w:rsidRPr="001F662D">
        <w:t>Phase Revenue</w:t>
      </w:r>
      <w:r w:rsidRPr="001F662D">
        <w:t>），</w:t>
      </w:r>
      <w:r w:rsidRPr="001F662D">
        <w:t>RevenueCommand </w:t>
      </w:r>
      <w:r w:rsidRPr="001F662D">
        <w:t>执行时调用</w:t>
      </w:r>
      <w:r w:rsidRPr="001F662D">
        <w:t> _collect_contract_revenues()</w:t>
      </w:r>
      <w:r w:rsidRPr="001F662D">
        <w:t>。</w:t>
      </w:r>
    </w:p>
    <w:p w14:paraId="31CD4E6E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5.2 </w:t>
      </w:r>
      <w:r w:rsidRPr="001F662D">
        <w:rPr>
          <w:b/>
          <w:bCs/>
        </w:rPr>
        <w:t>结算规则</w:t>
      </w:r>
    </w:p>
    <w:p w14:paraId="2C46ACED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5.2.1 </w:t>
      </w:r>
      <w:r w:rsidRPr="001F662D">
        <w:rPr>
          <w:b/>
          <w:bCs/>
        </w:rPr>
        <w:t>包税合同</w:t>
      </w:r>
    </w:p>
    <w:p w14:paraId="2E64C735" w14:textId="77777777" w:rsidR="001F662D" w:rsidRPr="001F662D" w:rsidRDefault="001F662D" w:rsidP="001F662D">
      <w:pPr>
        <w:numPr>
          <w:ilvl w:val="0"/>
          <w:numId w:val="16"/>
        </w:numPr>
      </w:pPr>
      <w:r w:rsidRPr="001F662D">
        <w:t>遍历所有</w:t>
      </w:r>
      <w:r w:rsidRPr="001F662D">
        <w:t> ACTIVE </w:t>
      </w:r>
      <w:r w:rsidRPr="001F662D">
        <w:t>的包税合同。</w:t>
      </w:r>
    </w:p>
    <w:p w14:paraId="6B3AFE30" w14:textId="77777777" w:rsidR="001F662D" w:rsidRPr="001F662D" w:rsidRDefault="001F662D" w:rsidP="001F662D">
      <w:pPr>
        <w:numPr>
          <w:ilvl w:val="0"/>
          <w:numId w:val="16"/>
        </w:numPr>
      </w:pPr>
      <w:r w:rsidRPr="001F662D">
        <w:t>获取</w:t>
      </w:r>
      <w:r w:rsidRPr="001F662D">
        <w:t> winning_bid</w:t>
      </w:r>
      <w:r w:rsidRPr="001F662D">
        <w:t>，根据</w:t>
      </w:r>
      <w:r w:rsidRPr="001F662D">
        <w:t> contract_price </w:t>
      </w:r>
      <w:r w:rsidRPr="001F662D">
        <w:t>和</w:t>
      </w:r>
      <w:r w:rsidRPr="001F662D">
        <w:t> profit_rate </w:t>
      </w:r>
      <w:r w:rsidRPr="001F662D">
        <w:t>计算：</w:t>
      </w:r>
    </w:p>
    <w:p w14:paraId="513671A5" w14:textId="77777777" w:rsidR="001F662D" w:rsidRPr="001F662D" w:rsidRDefault="001F662D" w:rsidP="001F662D">
      <w:pPr>
        <w:numPr>
          <w:ilvl w:val="1"/>
          <w:numId w:val="16"/>
        </w:numPr>
      </w:pPr>
      <w:r w:rsidRPr="001F662D">
        <w:t>国库收入</w:t>
      </w:r>
      <w:r w:rsidRPr="001F662D">
        <w:t xml:space="preserve"> = contract_price</w:t>
      </w:r>
      <w:r w:rsidRPr="001F662D">
        <w:t>（年合同价）</w:t>
      </w:r>
    </w:p>
    <w:p w14:paraId="30B2AAAC" w14:textId="77777777" w:rsidR="001F662D" w:rsidRPr="001F662D" w:rsidRDefault="001F662D" w:rsidP="001F662D">
      <w:pPr>
        <w:numPr>
          <w:ilvl w:val="1"/>
          <w:numId w:val="16"/>
        </w:numPr>
      </w:pPr>
      <w:r w:rsidRPr="001F662D">
        <w:t>骑士毛利润</w:t>
      </w:r>
      <w:r w:rsidRPr="001F662D">
        <w:t xml:space="preserve"> = contract_price * profit_rate</w:t>
      </w:r>
    </w:p>
    <w:p w14:paraId="514A5942" w14:textId="77777777" w:rsidR="001F662D" w:rsidRPr="001F662D" w:rsidRDefault="001F662D" w:rsidP="001F662D">
      <w:pPr>
        <w:numPr>
          <w:ilvl w:val="1"/>
          <w:numId w:val="16"/>
        </w:numPr>
      </w:pPr>
      <w:r w:rsidRPr="001F662D">
        <w:t>派系抽成</w:t>
      </w:r>
      <w:r w:rsidRPr="001F662D">
        <w:t xml:space="preserve"> = </w:t>
      </w:r>
      <w:r w:rsidRPr="001F662D">
        <w:t>毛利润</w:t>
      </w:r>
      <w:r w:rsidRPr="001F662D">
        <w:t xml:space="preserve"> × faction_tax_rate</w:t>
      </w:r>
    </w:p>
    <w:p w14:paraId="2C4F0B79" w14:textId="77777777" w:rsidR="001F662D" w:rsidRPr="001F662D" w:rsidRDefault="001F662D" w:rsidP="001F662D">
      <w:pPr>
        <w:numPr>
          <w:ilvl w:val="1"/>
          <w:numId w:val="16"/>
        </w:numPr>
      </w:pPr>
      <w:r w:rsidRPr="001F662D">
        <w:t>骑士净利润</w:t>
      </w:r>
      <w:r w:rsidRPr="001F662D">
        <w:t xml:space="preserve"> = </w:t>
      </w:r>
      <w:r w:rsidRPr="001F662D">
        <w:t>毛利润</w:t>
      </w:r>
      <w:r w:rsidRPr="001F662D">
        <w:t xml:space="preserve"> - </w:t>
      </w:r>
      <w:r w:rsidRPr="001F662D">
        <w:t>抽成</w:t>
      </w:r>
    </w:p>
    <w:p w14:paraId="6F77FA45" w14:textId="77777777" w:rsidR="001F662D" w:rsidRPr="001F662D" w:rsidRDefault="001F662D" w:rsidP="001F662D">
      <w:pPr>
        <w:numPr>
          <w:ilvl w:val="0"/>
          <w:numId w:val="16"/>
        </w:numPr>
      </w:pPr>
      <w:r w:rsidRPr="001F662D">
        <w:lastRenderedPageBreak/>
        <w:t>执行资金操作：国库增加</w:t>
      </w:r>
      <w:r w:rsidRPr="001F662D">
        <w:t> contract_price</w:t>
      </w:r>
      <w:r w:rsidRPr="001F662D">
        <w:t>，骑士增加净利润，抽成计入派系金库。</w:t>
      </w:r>
    </w:p>
    <w:p w14:paraId="68C916AF" w14:textId="77777777" w:rsidR="001F662D" w:rsidRPr="001F662D" w:rsidRDefault="001F662D" w:rsidP="001F662D">
      <w:pPr>
        <w:numPr>
          <w:ilvl w:val="0"/>
          <w:numId w:val="16"/>
        </w:numPr>
      </w:pPr>
      <w:r w:rsidRPr="001F662D">
        <w:t>递减</w:t>
      </w:r>
      <w:r w:rsidRPr="001F662D">
        <w:t> remaining_years</w:t>
      </w:r>
      <w:r w:rsidRPr="001F662D">
        <w:t>，若为</w:t>
      </w:r>
      <w:r w:rsidRPr="001F662D">
        <w:t>0</w:t>
      </w:r>
      <w:r w:rsidRPr="001F662D">
        <w:t>则合同完成，解除行省绑定。</w:t>
      </w:r>
    </w:p>
    <w:p w14:paraId="05782DE4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5.2.2 </w:t>
      </w:r>
      <w:r w:rsidRPr="001F662D">
        <w:rPr>
          <w:b/>
          <w:bCs/>
        </w:rPr>
        <w:t>公共工程合同（含舰队）</w:t>
      </w:r>
    </w:p>
    <w:p w14:paraId="6E853009" w14:textId="77777777" w:rsidR="001F662D" w:rsidRPr="001F662D" w:rsidRDefault="001F662D" w:rsidP="001F662D">
      <w:pPr>
        <w:numPr>
          <w:ilvl w:val="0"/>
          <w:numId w:val="17"/>
        </w:numPr>
      </w:pPr>
      <w:r w:rsidRPr="001F662D">
        <w:t>遍历所有</w:t>
      </w:r>
      <w:r w:rsidRPr="001F662D">
        <w:t> ACTIVE </w:t>
      </w:r>
      <w:r w:rsidRPr="001F662D">
        <w:t>的公共工程合同。</w:t>
      </w:r>
    </w:p>
    <w:p w14:paraId="0690A98E" w14:textId="77777777" w:rsidR="001F662D" w:rsidRPr="001F662D" w:rsidRDefault="001F662D" w:rsidP="001F662D">
      <w:pPr>
        <w:numPr>
          <w:ilvl w:val="0"/>
          <w:numId w:val="17"/>
        </w:numPr>
      </w:pPr>
      <w:r w:rsidRPr="001F662D">
        <w:t>对于每个合同：</w:t>
      </w:r>
    </w:p>
    <w:p w14:paraId="596702B6" w14:textId="791DEB1B" w:rsidR="00B201AA" w:rsidRPr="001F662D" w:rsidDel="00C36F3D" w:rsidRDefault="001F662D" w:rsidP="00C36F3D">
      <w:pPr>
        <w:numPr>
          <w:ilvl w:val="1"/>
          <w:numId w:val="17"/>
        </w:numPr>
        <w:rPr>
          <w:del w:id="118" w:author="Ryan Zhong" w:date="2026-03-27T16:27:00Z" w16du:dateUtc="2026-03-27T05:27:00Z"/>
        </w:rPr>
      </w:pPr>
      <w:r w:rsidRPr="001F662D">
        <w:t>获取</w:t>
      </w:r>
      <w:r w:rsidRPr="001F662D">
        <w:t> annual_income</w:t>
      </w:r>
      <w:r w:rsidRPr="001F662D">
        <w:t>（骑士年收入）、</w:t>
      </w:r>
      <w:r w:rsidRPr="001F662D">
        <w:t>annual_cost</w:t>
      </w:r>
      <w:r w:rsidRPr="001F662D">
        <w:t>（骑士年支出）。</w:t>
      </w:r>
    </w:p>
    <w:p w14:paraId="0F5EBC54" w14:textId="77777777" w:rsidR="001F662D" w:rsidRPr="001F662D" w:rsidRDefault="001F662D" w:rsidP="001F662D">
      <w:pPr>
        <w:numPr>
          <w:ilvl w:val="1"/>
          <w:numId w:val="17"/>
        </w:numPr>
      </w:pPr>
      <w:r w:rsidRPr="001F662D">
        <w:t>若为最后一年，支付尾款（</w:t>
      </w:r>
      <w:r w:rsidRPr="001F662D">
        <w:t>payment = total_bid - total_spent</w:t>
      </w:r>
      <w:r w:rsidRPr="001F662D">
        <w:t>），否则支付</w:t>
      </w:r>
      <w:r w:rsidRPr="001F662D">
        <w:t> annual_income</w:t>
      </w:r>
      <w:r w:rsidRPr="001F662D">
        <w:t>。</w:t>
      </w:r>
    </w:p>
    <w:p w14:paraId="406BA67A" w14:textId="77777777" w:rsidR="001F662D" w:rsidRPr="001F662D" w:rsidRDefault="001F662D" w:rsidP="001F662D">
      <w:pPr>
        <w:numPr>
          <w:ilvl w:val="1"/>
          <w:numId w:val="17"/>
        </w:numPr>
      </w:pPr>
      <w:r w:rsidRPr="001F662D">
        <w:t>国库扣减</w:t>
      </w:r>
      <w:r w:rsidRPr="001F662D">
        <w:t> payment</w:t>
      </w:r>
      <w:r w:rsidRPr="001F662D">
        <w:t>，骑士增加</w:t>
      </w:r>
      <w:r w:rsidRPr="001F662D">
        <w:t> payment</w:t>
      </w:r>
      <w:r w:rsidRPr="001F662D">
        <w:t>（收入）。</w:t>
      </w:r>
    </w:p>
    <w:p w14:paraId="7CDE667D" w14:textId="77777777" w:rsidR="001F662D" w:rsidRPr="001F662D" w:rsidRDefault="001F662D" w:rsidP="001F662D">
      <w:pPr>
        <w:numPr>
          <w:ilvl w:val="1"/>
          <w:numId w:val="17"/>
        </w:numPr>
      </w:pPr>
      <w:r w:rsidRPr="001F662D">
        <w:t>骑士扣除</w:t>
      </w:r>
      <w:r w:rsidRPr="001F662D">
        <w:t> annual_cost</w:t>
      </w:r>
      <w:r w:rsidRPr="001F662D">
        <w:t>（成本）。</w:t>
      </w:r>
    </w:p>
    <w:p w14:paraId="7B0ED73F" w14:textId="77777777" w:rsidR="001F662D" w:rsidRPr="001F662D" w:rsidRDefault="001F662D" w:rsidP="001F662D">
      <w:pPr>
        <w:numPr>
          <w:ilvl w:val="1"/>
          <w:numId w:val="17"/>
        </w:numPr>
      </w:pPr>
      <w:r w:rsidRPr="001F662D">
        <w:t>计算利润</w:t>
      </w:r>
      <w:r w:rsidRPr="001F662D">
        <w:t xml:space="preserve"> = payment - annual_cost</w:t>
      </w:r>
      <w:r w:rsidRPr="001F662D">
        <w:t>，进行派系抽成，骑士净收入</w:t>
      </w:r>
      <w:r w:rsidRPr="001F662D">
        <w:t xml:space="preserve"> = </w:t>
      </w:r>
      <w:r w:rsidRPr="001F662D">
        <w:t>利润</w:t>
      </w:r>
      <w:r w:rsidRPr="001F662D">
        <w:t xml:space="preserve"> - </w:t>
      </w:r>
      <w:r w:rsidRPr="001F662D">
        <w:t>抽成。</w:t>
      </w:r>
    </w:p>
    <w:p w14:paraId="03648640" w14:textId="77777777" w:rsidR="001F662D" w:rsidRPr="001F662D" w:rsidRDefault="001F662D" w:rsidP="001F662D">
      <w:pPr>
        <w:numPr>
          <w:ilvl w:val="1"/>
          <w:numId w:val="17"/>
        </w:numPr>
      </w:pPr>
      <w:r w:rsidRPr="001F662D">
        <w:t>递减</w:t>
      </w:r>
      <w:r w:rsidRPr="001F662D">
        <w:t> remaining_years</w:t>
      </w:r>
      <w:r w:rsidRPr="001F662D">
        <w:t>，若为</w:t>
      </w:r>
      <w:r w:rsidRPr="001F662D">
        <w:t>0</w:t>
      </w:r>
      <w:r w:rsidRPr="001F662D">
        <w:t>则合同完成，解除行省绑定。</w:t>
      </w:r>
    </w:p>
    <w:p w14:paraId="427EEA31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5.2.3 </w:t>
      </w:r>
      <w:r w:rsidRPr="001F662D">
        <w:rPr>
          <w:b/>
          <w:bCs/>
        </w:rPr>
        <w:t>舰队合同在收入阶段的行为</w:t>
      </w:r>
    </w:p>
    <w:p w14:paraId="19EB2256" w14:textId="77777777" w:rsidR="001F662D" w:rsidRPr="001F662D" w:rsidRDefault="001F662D" w:rsidP="001F662D">
      <w:pPr>
        <w:numPr>
          <w:ilvl w:val="0"/>
          <w:numId w:val="18"/>
        </w:numPr>
      </w:pPr>
      <w:r w:rsidRPr="001F662D">
        <w:t>舰队合同与普通工程合同一样，会按</w:t>
      </w:r>
      <w:r w:rsidRPr="001F662D">
        <w:t> _annual_income </w:t>
      </w:r>
      <w:r w:rsidRPr="001F662D">
        <w:t>和</w:t>
      </w:r>
      <w:r w:rsidRPr="001F662D">
        <w:t> _annual_cost </w:t>
      </w:r>
      <w:r w:rsidRPr="001F662D">
        <w:t>执行一次支付和扣除。</w:t>
      </w:r>
    </w:p>
    <w:p w14:paraId="6C90EA1F" w14:textId="556B13F4" w:rsidR="001F662D" w:rsidRPr="00A67D6A" w:rsidRDefault="001F662D" w:rsidP="001F662D">
      <w:pPr>
        <w:numPr>
          <w:ilvl w:val="0"/>
          <w:numId w:val="18"/>
        </w:numPr>
        <w:rPr>
          <w:highlight w:val="yellow"/>
          <w:rPrChange w:id="119" w:author="Ryan Zhong" w:date="2026-03-27T15:59:00Z" w16du:dateUtc="2026-03-27T04:59:00Z">
            <w:rPr/>
          </w:rPrChange>
        </w:rPr>
      </w:pPr>
      <w:r w:rsidRPr="00A67D6A">
        <w:rPr>
          <w:rFonts w:hint="eastAsia"/>
          <w:highlight w:val="yellow"/>
          <w:rPrChange w:id="120" w:author="Ryan Zhong" w:date="2026-03-27T15:59:00Z" w16du:dateUtc="2026-03-27T04:59:00Z">
            <w:rPr>
              <w:rFonts w:hint="eastAsia"/>
            </w:rPr>
          </w:rPrChange>
        </w:rPr>
        <w:t>但由于中标时未设置</w:t>
      </w:r>
      <w:r w:rsidRPr="00A67D6A">
        <w:rPr>
          <w:highlight w:val="yellow"/>
          <w:rPrChange w:id="121" w:author="Ryan Zhong" w:date="2026-03-27T15:59:00Z" w16du:dateUtc="2026-03-27T04:59:00Z">
            <w:rPr/>
          </w:rPrChange>
        </w:rPr>
        <w:t> _annual_income </w:t>
      </w:r>
      <w:r w:rsidRPr="00A67D6A">
        <w:rPr>
          <w:rFonts w:hint="eastAsia"/>
          <w:highlight w:val="yellow"/>
          <w:rPrChange w:id="122" w:author="Ryan Zhong" w:date="2026-03-27T15:59:00Z" w16du:dateUtc="2026-03-27T04:59:00Z">
            <w:rPr>
              <w:rFonts w:hint="eastAsia"/>
            </w:rPr>
          </w:rPrChange>
        </w:rPr>
        <w:t>和</w:t>
      </w:r>
      <w:r w:rsidRPr="00A67D6A">
        <w:rPr>
          <w:highlight w:val="yellow"/>
          <w:rPrChange w:id="123" w:author="Ryan Zhong" w:date="2026-03-27T15:59:00Z" w16du:dateUtc="2026-03-27T04:59:00Z">
            <w:rPr/>
          </w:rPrChange>
        </w:rPr>
        <w:t> _annual_cost</w:t>
      </w:r>
      <w:r w:rsidRPr="00A67D6A">
        <w:rPr>
          <w:rFonts w:hint="eastAsia"/>
          <w:highlight w:val="yellow"/>
          <w:rPrChange w:id="124" w:author="Ryan Zhong" w:date="2026-03-27T15:59:00Z" w16du:dateUtc="2026-03-27T04:59:00Z">
            <w:rPr>
              <w:rFonts w:hint="eastAsia"/>
            </w:rPr>
          </w:rPrChange>
        </w:rPr>
        <w:t>（默认</w:t>
      </w:r>
      <w:r w:rsidRPr="00A67D6A">
        <w:rPr>
          <w:highlight w:val="yellow"/>
          <w:rPrChange w:id="125" w:author="Ryan Zhong" w:date="2026-03-27T15:59:00Z" w16du:dateUtc="2026-03-27T04:59:00Z">
            <w:rPr/>
          </w:rPrChange>
        </w:rPr>
        <w:t>0</w:t>
      </w:r>
      <w:r w:rsidRPr="00A67D6A">
        <w:rPr>
          <w:rFonts w:hint="eastAsia"/>
          <w:highlight w:val="yellow"/>
          <w:rPrChange w:id="126" w:author="Ryan Zhong" w:date="2026-03-27T15:59:00Z" w16du:dateUtc="2026-03-27T04:59:00Z">
            <w:rPr>
              <w:rFonts w:hint="eastAsia"/>
            </w:rPr>
          </w:rPrChange>
        </w:rPr>
        <w:t>），收入阶段实际无资金流动（</w:t>
      </w:r>
      <w:r w:rsidRPr="00A67D6A">
        <w:rPr>
          <w:highlight w:val="yellow"/>
          <w:rPrChange w:id="127" w:author="Ryan Zhong" w:date="2026-03-27T15:59:00Z" w16du:dateUtc="2026-03-27T04:59:00Z">
            <w:rPr/>
          </w:rPrChange>
        </w:rPr>
        <w:t>annual_income=0, annual_cost=0</w:t>
      </w:r>
      <w:r w:rsidRPr="00A67D6A">
        <w:rPr>
          <w:rFonts w:hint="eastAsia"/>
          <w:highlight w:val="yellow"/>
          <w:rPrChange w:id="128" w:author="Ryan Zhong" w:date="2026-03-27T15:59:00Z" w16du:dateUtc="2026-03-27T04:59:00Z">
            <w:rPr>
              <w:rFonts w:hint="eastAsia"/>
            </w:rPr>
          </w:rPrChange>
        </w:rPr>
        <w:t>）。最终</w:t>
      </w:r>
      <w:r w:rsidRPr="00A67D6A">
        <w:rPr>
          <w:highlight w:val="yellow"/>
          <w:rPrChange w:id="129" w:author="Ryan Zhong" w:date="2026-03-27T15:59:00Z" w16du:dateUtc="2026-03-27T04:59:00Z">
            <w:rPr/>
          </w:rPrChange>
        </w:rPr>
        <w:t> remaining_years </w:t>
      </w:r>
      <w:r w:rsidRPr="00A67D6A">
        <w:rPr>
          <w:rFonts w:hint="eastAsia"/>
          <w:highlight w:val="yellow"/>
          <w:rPrChange w:id="130" w:author="Ryan Zhong" w:date="2026-03-27T15:59:00Z" w16du:dateUtc="2026-03-27T04:59:00Z">
            <w:rPr>
              <w:rFonts w:hint="eastAsia"/>
            </w:rPr>
          </w:rPrChange>
        </w:rPr>
        <w:t>递减后合同完成，但资金始终未转移。</w:t>
      </w:r>
      <w:ins w:id="131" w:author="Ryan Zhong" w:date="2026-03-27T15:59:00Z" w16du:dateUtc="2026-03-27T04:59:00Z">
        <w:r w:rsidR="00A67D6A">
          <w:rPr>
            <w:rFonts w:hint="eastAsia"/>
            <w:highlight w:val="yellow"/>
          </w:rPr>
          <w:t xml:space="preserve">---- </w:t>
        </w:r>
        <w:r w:rsidR="00A67D6A">
          <w:rPr>
            <w:rFonts w:hint="eastAsia"/>
            <w:highlight w:val="yellow"/>
          </w:rPr>
          <w:t>该问题需在新版本中解决，在中标后的下一个回合的收入阶段，按照</w:t>
        </w:r>
      </w:ins>
      <w:ins w:id="132" w:author="Ryan Zhong" w:date="2026-03-27T16:00:00Z" w16du:dateUtc="2026-03-27T05:00:00Z">
        <w:r w:rsidR="00A67D6A" w:rsidRPr="00EE6F0F">
          <w:rPr>
            <w:highlight w:val="yellow"/>
          </w:rPr>
          <w:t>annual_income </w:t>
        </w:r>
        <w:r w:rsidR="00A67D6A" w:rsidRPr="00EE6F0F">
          <w:rPr>
            <w:highlight w:val="yellow"/>
          </w:rPr>
          <w:t>和</w:t>
        </w:r>
        <w:r w:rsidR="00A67D6A" w:rsidRPr="00EE6F0F">
          <w:rPr>
            <w:highlight w:val="yellow"/>
          </w:rPr>
          <w:t> _annual_cost</w:t>
        </w:r>
        <w:r w:rsidR="00A67D6A">
          <w:rPr>
            <w:rFonts w:hint="eastAsia"/>
            <w:highlight w:val="yellow"/>
          </w:rPr>
          <w:t>进行资金转移。</w:t>
        </w:r>
      </w:ins>
    </w:p>
    <w:p w14:paraId="0E729FE6" w14:textId="77777777" w:rsidR="001F662D" w:rsidRPr="001F662D" w:rsidRDefault="00000000" w:rsidP="001F662D">
      <w:r>
        <w:lastRenderedPageBreak/>
        <w:pict w14:anchorId="55A67A20">
          <v:rect id="_x0000_i1029" style="width:0;height:.75pt" o:hralign="center" o:hrstd="t" o:hr="t" fillcolor="#a0a0a0" stroked="f"/>
        </w:pict>
      </w:r>
    </w:p>
    <w:p w14:paraId="5E6CFF1D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6. </w:t>
      </w:r>
      <w:r w:rsidRPr="001F662D">
        <w:rPr>
          <w:b/>
          <w:bCs/>
        </w:rPr>
        <w:t>合同关闭与后续</w:t>
      </w:r>
    </w:p>
    <w:p w14:paraId="1683DD18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6.1 </w:t>
      </w:r>
      <w:r w:rsidRPr="001F662D">
        <w:rPr>
          <w:b/>
          <w:bCs/>
        </w:rPr>
        <w:t>完成（</w:t>
      </w:r>
      <w:r w:rsidRPr="001F662D">
        <w:rPr>
          <w:b/>
          <w:bCs/>
        </w:rPr>
        <w:t>COMPLETED</w:t>
      </w:r>
      <w:r w:rsidRPr="001F662D">
        <w:rPr>
          <w:b/>
          <w:bCs/>
        </w:rPr>
        <w:t>）</w:t>
      </w:r>
    </w:p>
    <w:p w14:paraId="5BC5A83A" w14:textId="77777777" w:rsidR="001F662D" w:rsidRPr="001F662D" w:rsidRDefault="001F662D" w:rsidP="001F662D">
      <w:pPr>
        <w:numPr>
          <w:ilvl w:val="0"/>
          <w:numId w:val="19"/>
        </w:numPr>
      </w:pPr>
      <w:r w:rsidRPr="001F662D">
        <w:t>当</w:t>
      </w:r>
      <w:r w:rsidRPr="001F662D">
        <w:t> remaining_years == 0 </w:t>
      </w:r>
      <w:r w:rsidRPr="001F662D">
        <w:t>时，</w:t>
      </w:r>
      <w:r w:rsidRPr="001F662D">
        <w:t>mark_complete </w:t>
      </w:r>
      <w:r w:rsidRPr="001F662D">
        <w:t>被调用，状态变为</w:t>
      </w:r>
      <w:r w:rsidRPr="001F662D">
        <w:t> COMPLETED</w:t>
      </w:r>
      <w:r w:rsidRPr="001F662D">
        <w:t>。</w:t>
      </w:r>
    </w:p>
    <w:p w14:paraId="48D38FFD" w14:textId="77777777" w:rsidR="001F662D" w:rsidRPr="001F662D" w:rsidRDefault="001F662D" w:rsidP="001F662D">
      <w:pPr>
        <w:numPr>
          <w:ilvl w:val="0"/>
          <w:numId w:val="19"/>
        </w:numPr>
      </w:pPr>
      <w:r w:rsidRPr="001F662D">
        <w:t>解除行省绑定（</w:t>
      </w:r>
      <w:r w:rsidRPr="001F662D">
        <w:t>unbind_tax_contract / unbind_project_contract</w:t>
      </w:r>
      <w:r w:rsidRPr="001F662D">
        <w:t>）。</w:t>
      </w:r>
    </w:p>
    <w:p w14:paraId="7747AB5B" w14:textId="77777777" w:rsidR="001F662D" w:rsidRPr="001F662D" w:rsidRDefault="001F662D" w:rsidP="001F662D">
      <w:pPr>
        <w:numPr>
          <w:ilvl w:val="0"/>
          <w:numId w:val="19"/>
        </w:numPr>
      </w:pPr>
      <w:r w:rsidRPr="001F662D">
        <w:t>骑士移除合同记录（</w:t>
      </w:r>
      <w:r w:rsidRPr="001F662D">
        <w:t>figure.remove_contract</w:t>
      </w:r>
      <w:r w:rsidRPr="001F662D">
        <w:t>）。</w:t>
      </w:r>
    </w:p>
    <w:p w14:paraId="1385C915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6.2 </w:t>
      </w:r>
      <w:r w:rsidRPr="001F662D">
        <w:rPr>
          <w:b/>
          <w:bCs/>
        </w:rPr>
        <w:t>过期（</w:t>
      </w:r>
      <w:r w:rsidRPr="001F662D">
        <w:rPr>
          <w:b/>
          <w:bCs/>
        </w:rPr>
        <w:t>EXPIRED</w:t>
      </w:r>
      <w:r w:rsidRPr="001F662D">
        <w:rPr>
          <w:b/>
          <w:bCs/>
        </w:rPr>
        <w:t>）</w:t>
      </w:r>
    </w:p>
    <w:p w14:paraId="0E7FEA65" w14:textId="77777777" w:rsidR="001F662D" w:rsidRPr="00A67D6A" w:rsidRDefault="001F662D" w:rsidP="001F662D">
      <w:pPr>
        <w:numPr>
          <w:ilvl w:val="0"/>
          <w:numId w:val="20"/>
        </w:numPr>
        <w:rPr>
          <w:strike/>
          <w:rPrChange w:id="133" w:author="Ryan Zhong" w:date="2026-03-27T16:01:00Z" w16du:dateUtc="2026-03-27T05:01:00Z">
            <w:rPr/>
          </w:rPrChange>
        </w:rPr>
      </w:pPr>
      <w:r w:rsidRPr="00A67D6A">
        <w:rPr>
          <w:rFonts w:hint="eastAsia"/>
          <w:strike/>
          <w:rPrChange w:id="134" w:author="Ryan Zhong" w:date="2026-03-27T16:01:00Z" w16du:dateUtc="2026-03-27T05:01:00Z">
            <w:rPr>
              <w:rFonts w:hint="eastAsia"/>
            </w:rPr>
          </w:rPrChange>
        </w:rPr>
        <w:t>若合同在</w:t>
      </w:r>
      <w:r w:rsidRPr="00A67D6A">
        <w:rPr>
          <w:strike/>
          <w:rPrChange w:id="135" w:author="Ryan Zhong" w:date="2026-03-27T16:01:00Z" w16du:dateUtc="2026-03-27T05:01:00Z">
            <w:rPr/>
          </w:rPrChange>
        </w:rPr>
        <w:t> PENDING </w:t>
      </w:r>
      <w:r w:rsidRPr="00A67D6A">
        <w:rPr>
          <w:rFonts w:hint="eastAsia"/>
          <w:strike/>
          <w:rPrChange w:id="136" w:author="Ryan Zhong" w:date="2026-03-27T16:01:00Z" w16du:dateUtc="2026-03-27T05:01:00Z">
            <w:rPr>
              <w:rFonts w:hint="eastAsia"/>
            </w:rPr>
          </w:rPrChange>
        </w:rPr>
        <w:t>状态下停留过久（当前无时间限制），不会被自动清理。</w:t>
      </w:r>
    </w:p>
    <w:p w14:paraId="5C4FEE45" w14:textId="77777777" w:rsidR="001F662D" w:rsidRDefault="001F662D" w:rsidP="001F662D">
      <w:pPr>
        <w:numPr>
          <w:ilvl w:val="0"/>
          <w:numId w:val="20"/>
        </w:numPr>
        <w:rPr>
          <w:ins w:id="137" w:author="Ryan Zhong" w:date="2026-03-27T16:01:00Z" w16du:dateUtc="2026-03-27T05:01:00Z"/>
          <w:strike/>
        </w:rPr>
      </w:pPr>
      <w:r w:rsidRPr="00A67D6A">
        <w:rPr>
          <w:rFonts w:hint="eastAsia"/>
          <w:strike/>
          <w:rPrChange w:id="138" w:author="Ryan Zhong" w:date="2026-03-27T16:01:00Z" w16du:dateUtc="2026-03-27T05:01:00Z">
            <w:rPr>
              <w:rFonts w:hint="eastAsia"/>
            </w:rPr>
          </w:rPrChange>
        </w:rPr>
        <w:t>手动命令或系统可调用</w:t>
      </w:r>
      <w:r w:rsidRPr="00A67D6A">
        <w:rPr>
          <w:strike/>
          <w:rPrChange w:id="139" w:author="Ryan Zhong" w:date="2026-03-27T16:01:00Z" w16du:dateUtc="2026-03-27T05:01:00Z">
            <w:rPr/>
          </w:rPrChange>
        </w:rPr>
        <w:t> expire() </w:t>
      </w:r>
      <w:r w:rsidRPr="00A67D6A">
        <w:rPr>
          <w:rFonts w:hint="eastAsia"/>
          <w:strike/>
          <w:rPrChange w:id="140" w:author="Ryan Zhong" w:date="2026-03-27T16:01:00Z" w16du:dateUtc="2026-03-27T05:01:00Z">
            <w:rPr>
              <w:rFonts w:hint="eastAsia"/>
            </w:rPr>
          </w:rPrChange>
        </w:rPr>
        <w:t>将未授予的合同标记为</w:t>
      </w:r>
      <w:r w:rsidRPr="00A67D6A">
        <w:rPr>
          <w:strike/>
          <w:rPrChange w:id="141" w:author="Ryan Zhong" w:date="2026-03-27T16:01:00Z" w16du:dateUtc="2026-03-27T05:01:00Z">
            <w:rPr/>
          </w:rPrChange>
        </w:rPr>
        <w:t> EXPIRED</w:t>
      </w:r>
      <w:r w:rsidRPr="00A67D6A">
        <w:rPr>
          <w:rFonts w:hint="eastAsia"/>
          <w:strike/>
          <w:rPrChange w:id="142" w:author="Ryan Zhong" w:date="2026-03-27T16:01:00Z" w16du:dateUtc="2026-03-27T05:01:00Z">
            <w:rPr>
              <w:rFonts w:hint="eastAsia"/>
            </w:rPr>
          </w:rPrChange>
        </w:rPr>
        <w:t>。</w:t>
      </w:r>
    </w:p>
    <w:p w14:paraId="3FBE6CB3" w14:textId="10FE9E36" w:rsidR="00A67D6A" w:rsidRPr="00A67D6A" w:rsidRDefault="00A67D6A" w:rsidP="001F662D">
      <w:pPr>
        <w:numPr>
          <w:ilvl w:val="0"/>
          <w:numId w:val="20"/>
        </w:numPr>
        <w:rPr>
          <w:ins w:id="143" w:author="Ryan Zhong" w:date="2026-03-27T16:03:00Z" w16du:dateUtc="2026-03-27T05:03:00Z"/>
          <w:strike/>
          <w:rPrChange w:id="144" w:author="Ryan Zhong" w:date="2026-03-27T16:03:00Z" w16du:dateUtc="2026-03-27T05:03:00Z">
            <w:rPr>
              <w:ins w:id="145" w:author="Ryan Zhong" w:date="2026-03-27T16:03:00Z" w16du:dateUtc="2026-03-27T05:03:00Z"/>
            </w:rPr>
          </w:rPrChange>
        </w:rPr>
      </w:pPr>
      <w:ins w:id="146" w:author="Ryan Zhong" w:date="2026-03-27T16:01:00Z" w16du:dateUtc="2026-03-27T05:01:00Z">
        <w:r>
          <w:rPr>
            <w:rFonts w:hint="eastAsia"/>
          </w:rPr>
          <w:t>该状态仅用于包税合同</w:t>
        </w:r>
      </w:ins>
      <w:ins w:id="147" w:author="Ryan Zhong" w:date="2026-03-27T16:03:00Z" w16du:dateUtc="2026-03-27T05:03:00Z">
        <w:r>
          <w:rPr>
            <w:rFonts w:hint="eastAsia"/>
          </w:rPr>
          <w:t>，当合同有效期（</w:t>
        </w:r>
        <w:r w:rsidRPr="001F662D">
          <w:t>duration_years </w:t>
        </w:r>
        <w:r>
          <w:rPr>
            <w:rFonts w:hint="eastAsia"/>
          </w:rPr>
          <w:t>）到期后，会被标记为</w:t>
        </w:r>
        <w:r>
          <w:rPr>
            <w:rFonts w:hint="eastAsia"/>
          </w:rPr>
          <w:t>EXPIRED</w:t>
        </w:r>
        <w:r>
          <w:rPr>
            <w:rFonts w:hint="eastAsia"/>
          </w:rPr>
          <w:t>。</w:t>
        </w:r>
      </w:ins>
    </w:p>
    <w:p w14:paraId="2248ABD8" w14:textId="7E775A31" w:rsidR="00A67D6A" w:rsidRPr="00A67D6A" w:rsidRDefault="00A67D6A" w:rsidP="001F662D">
      <w:pPr>
        <w:numPr>
          <w:ilvl w:val="0"/>
          <w:numId w:val="20"/>
        </w:numPr>
        <w:rPr>
          <w:ins w:id="148" w:author="Ryan Zhong" w:date="2026-03-27T16:04:00Z" w16du:dateUtc="2026-03-27T05:04:00Z"/>
          <w:strike/>
          <w:rPrChange w:id="149" w:author="Ryan Zhong" w:date="2026-03-27T16:04:00Z" w16du:dateUtc="2026-03-27T05:04:00Z">
            <w:rPr>
              <w:ins w:id="150" w:author="Ryan Zhong" w:date="2026-03-27T16:04:00Z" w16du:dateUtc="2026-03-27T05:04:00Z"/>
            </w:rPr>
          </w:rPrChange>
        </w:rPr>
      </w:pPr>
      <w:ins w:id="151" w:author="Ryan Zhong" w:date="2026-03-27T16:03:00Z" w16du:dateUtc="2026-03-27T05:03:00Z">
        <w:r>
          <w:rPr>
            <w:rFonts w:hint="eastAsia"/>
          </w:rPr>
          <w:t>在当前包税合同过期前</w:t>
        </w:r>
        <w:r>
          <w:rPr>
            <w:rFonts w:hint="eastAsia"/>
          </w:rPr>
          <w:t>1</w:t>
        </w:r>
        <w:r>
          <w:rPr>
            <w:rFonts w:hint="eastAsia"/>
          </w:rPr>
          <w:t>年，新的包税合同应该已经自动生成，</w:t>
        </w:r>
      </w:ins>
      <w:ins w:id="152" w:author="Ryan Zhong" w:date="2026-03-27T16:04:00Z" w16du:dateUtc="2026-03-27T05:04:00Z">
        <w:r>
          <w:rPr>
            <w:rFonts w:hint="eastAsia"/>
          </w:rPr>
          <w:t>并等待预算审批和竞标流程。</w:t>
        </w:r>
      </w:ins>
    </w:p>
    <w:p w14:paraId="0E043B45" w14:textId="4C31DE5F" w:rsidR="00A67D6A" w:rsidRPr="00A67D6A" w:rsidRDefault="00A67D6A" w:rsidP="001F662D">
      <w:pPr>
        <w:numPr>
          <w:ilvl w:val="0"/>
          <w:numId w:val="20"/>
        </w:numPr>
        <w:rPr>
          <w:strike/>
          <w:rPrChange w:id="153" w:author="Ryan Zhong" w:date="2026-03-27T16:01:00Z" w16du:dateUtc="2026-03-27T05:01:00Z">
            <w:rPr/>
          </w:rPrChange>
        </w:rPr>
      </w:pPr>
      <w:ins w:id="154" w:author="Ryan Zhong" w:date="2026-03-27T16:04:00Z" w16du:dateUtc="2026-03-27T05:04:00Z">
        <w:r>
          <w:rPr>
            <w:rFonts w:hint="eastAsia"/>
          </w:rPr>
          <w:t>如果当前合同过期后，新合同没有生效，则当前合同继续执行直到新合同揭标，才转入完成</w:t>
        </w:r>
        <w:r>
          <w:rPr>
            <w:rFonts w:hint="eastAsia"/>
          </w:rPr>
          <w:t>COMPLETED</w:t>
        </w:r>
        <w:r>
          <w:rPr>
            <w:rFonts w:hint="eastAsia"/>
          </w:rPr>
          <w:t>状态。</w:t>
        </w:r>
      </w:ins>
    </w:p>
    <w:p w14:paraId="0174B525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6.3 </w:t>
      </w:r>
      <w:r w:rsidRPr="001F662D">
        <w:rPr>
          <w:b/>
          <w:bCs/>
        </w:rPr>
        <w:t>舰队合同特殊交付</w:t>
      </w:r>
    </w:p>
    <w:p w14:paraId="75560B61" w14:textId="77777777" w:rsidR="001F662D" w:rsidRPr="001F662D" w:rsidRDefault="001F662D" w:rsidP="001F662D">
      <w:pPr>
        <w:numPr>
          <w:ilvl w:val="0"/>
          <w:numId w:val="21"/>
        </w:numPr>
      </w:pPr>
      <w:r w:rsidRPr="001F662D">
        <w:t>在广场阶段，</w:t>
      </w:r>
      <w:r w:rsidRPr="001F662D">
        <w:t>NavalSystem.process_fleet_construction() </w:t>
      </w:r>
      <w:r w:rsidRPr="001F662D">
        <w:t>检查是否有建造中的舰队（</w:t>
      </w:r>
      <w:r w:rsidRPr="001F662D">
        <w:t>status=BUILDING</w:t>
      </w:r>
      <w:r w:rsidRPr="001F662D">
        <w:t>）到达完成回合。</w:t>
      </w:r>
    </w:p>
    <w:p w14:paraId="00FF7843" w14:textId="264F2D98" w:rsidR="001F662D" w:rsidRPr="001F662D" w:rsidRDefault="001F662D" w:rsidP="001F662D">
      <w:pPr>
        <w:numPr>
          <w:ilvl w:val="0"/>
          <w:numId w:val="21"/>
        </w:numPr>
      </w:pPr>
      <w:r w:rsidRPr="001F662D">
        <w:t>若完成，将舰队状态设为</w:t>
      </w:r>
      <w:r w:rsidRPr="001F662D">
        <w:t> AVAILABLE</w:t>
      </w:r>
      <w:r w:rsidRPr="001F662D">
        <w:t>，并自动指派给目标战争。</w:t>
      </w:r>
      <w:ins w:id="155" w:author="Ryan Zhong" w:date="2026-03-27T16:06:00Z" w16du:dateUtc="2026-03-27T05:06:00Z">
        <w:r w:rsidR="00214BA6">
          <w:rPr>
            <w:rFonts w:hint="eastAsia"/>
          </w:rPr>
          <w:t>注意，如果舰队造好后，没有激活的战争（战争</w:t>
        </w:r>
      </w:ins>
      <w:ins w:id="156" w:author="Ryan Zhong" w:date="2026-03-27T16:07:00Z" w16du:dateUtc="2026-03-27T05:07:00Z">
        <w:r w:rsidR="00214BA6">
          <w:rPr>
            <w:rFonts w:hint="eastAsia"/>
          </w:rPr>
          <w:t>威胁</w:t>
        </w:r>
      </w:ins>
      <w:ins w:id="157" w:author="Ryan Zhong" w:date="2026-03-27T16:06:00Z" w16du:dateUtc="2026-03-27T05:06:00Z">
        <w:r w:rsidR="00214BA6">
          <w:rPr>
            <w:rFonts w:hint="eastAsia"/>
          </w:rPr>
          <w:t>被“</w:t>
        </w:r>
      </w:ins>
      <w:ins w:id="158" w:author="Ryan Zhong" w:date="2026-03-27T16:07:00Z" w16du:dateUtc="2026-03-27T05:07:00Z">
        <w:r w:rsidR="00214BA6">
          <w:rPr>
            <w:rFonts w:hint="eastAsia"/>
          </w:rPr>
          <w:t>国泰民安</w:t>
        </w:r>
      </w:ins>
      <w:ins w:id="159" w:author="Ryan Zhong" w:date="2026-03-27T16:06:00Z" w16du:dateUtc="2026-03-27T05:06:00Z">
        <w:r w:rsidR="00214BA6">
          <w:rPr>
            <w:rFonts w:hint="eastAsia"/>
          </w:rPr>
          <w:t>”</w:t>
        </w:r>
      </w:ins>
      <w:ins w:id="160" w:author="Ryan Zhong" w:date="2026-03-27T16:07:00Z" w16du:dateUtc="2026-03-27T05:07:00Z">
        <w:r w:rsidR="00214BA6">
          <w:rPr>
            <w:rFonts w:hint="eastAsia"/>
          </w:rPr>
          <w:t>降级</w:t>
        </w:r>
      </w:ins>
      <w:ins w:id="161" w:author="Ryan Zhong" w:date="2026-03-27T16:06:00Z" w16du:dateUtc="2026-03-27T05:06:00Z">
        <w:r w:rsidR="00214BA6">
          <w:rPr>
            <w:rFonts w:hint="eastAsia"/>
          </w:rPr>
          <w:t>）</w:t>
        </w:r>
      </w:ins>
      <w:ins w:id="162" w:author="Ryan Zhong" w:date="2026-03-27T16:07:00Z" w16du:dateUtc="2026-03-27T05:07:00Z">
        <w:r w:rsidR="00214BA6">
          <w:rPr>
            <w:rFonts w:hint="eastAsia"/>
          </w:rPr>
          <w:t>，则舰队保持</w:t>
        </w:r>
        <w:r w:rsidR="00214BA6" w:rsidRPr="001F662D">
          <w:t>AVAILABLE</w:t>
        </w:r>
        <w:r w:rsidR="00214BA6">
          <w:rPr>
            <w:rFonts w:hint="eastAsia"/>
          </w:rPr>
          <w:t>，等待战争威胁升级或</w:t>
        </w:r>
      </w:ins>
      <w:ins w:id="163" w:author="Ryan Zhong" w:date="2026-03-27T16:08:00Z" w16du:dateUtc="2026-03-27T05:08:00Z">
        <w:r w:rsidR="00214BA6">
          <w:rPr>
            <w:rFonts w:hint="eastAsia"/>
          </w:rPr>
          <w:t>执政官宣战后，再指派给战争。</w:t>
        </w:r>
      </w:ins>
    </w:p>
    <w:p w14:paraId="63B55045" w14:textId="22BF4A26" w:rsidR="001F662D" w:rsidRPr="001F662D" w:rsidRDefault="001F662D" w:rsidP="001F662D">
      <w:pPr>
        <w:numPr>
          <w:ilvl w:val="0"/>
          <w:numId w:val="21"/>
        </w:numPr>
      </w:pPr>
      <w:r w:rsidRPr="001F662D">
        <w:lastRenderedPageBreak/>
        <w:t>同时，已完成的舰队合同（状态</w:t>
      </w:r>
      <w:r w:rsidRPr="001F662D">
        <w:t> COMPLETED</w:t>
      </w:r>
      <w:r w:rsidRPr="001F662D">
        <w:t>）会被扫描并标记</w:t>
      </w:r>
      <w:r w:rsidRPr="001F662D">
        <w:t> _fleet_processed</w:t>
      </w:r>
      <w:r w:rsidRPr="001F662D">
        <w:t>，但</w:t>
      </w:r>
      <w:r w:rsidRPr="001F662D">
        <w:rPr>
          <w:b/>
          <w:bCs/>
        </w:rPr>
        <w:t>无战斗力调整</w:t>
      </w:r>
      <w:r w:rsidRPr="001F662D">
        <w:t>（当前实现仅完成舰队创建，未使用成本调整战斗力）。</w:t>
      </w:r>
      <w:ins w:id="164" w:author="Ryan Zhong" w:date="2026-03-27T16:05:00Z" w16du:dateUtc="2026-03-27T05:05:00Z">
        <w:r w:rsidR="00214BA6">
          <w:rPr>
            <w:rFonts w:hint="eastAsia"/>
          </w:rPr>
          <w:t xml:space="preserve">---- </w:t>
        </w:r>
        <w:r w:rsidR="00214BA6">
          <w:rPr>
            <w:rFonts w:hint="eastAsia"/>
          </w:rPr>
          <w:t>新版本应该事先基于实际造价和基准造价的</w:t>
        </w:r>
      </w:ins>
      <w:ins w:id="165" w:author="Ryan Zhong" w:date="2026-03-27T16:06:00Z" w16du:dateUtc="2026-03-27T05:06:00Z">
        <w:r w:rsidR="00214BA6">
          <w:rPr>
            <w:rFonts w:hint="eastAsia"/>
          </w:rPr>
          <w:t>战斗力调整。</w:t>
        </w:r>
      </w:ins>
    </w:p>
    <w:p w14:paraId="3DD54E2B" w14:textId="77777777" w:rsidR="001F662D" w:rsidRPr="001F662D" w:rsidRDefault="00000000" w:rsidP="001F662D">
      <w:r>
        <w:pict w14:anchorId="6EA80FF7">
          <v:rect id="_x0000_i1030" style="width:0;height:.75pt" o:hralign="center" o:hrstd="t" o:hr="t" fillcolor="#a0a0a0" stroked="f"/>
        </w:pict>
      </w:r>
    </w:p>
    <w:p w14:paraId="3B24AA87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7. </w:t>
      </w:r>
      <w:r w:rsidRPr="001F662D">
        <w:rPr>
          <w:b/>
          <w:bCs/>
        </w:rPr>
        <w:t>当前代码缺陷与待修复项</w:t>
      </w:r>
    </w:p>
    <w:p w14:paraId="08AECDE5" w14:textId="77777777" w:rsidR="001F662D" w:rsidRPr="001F662D" w:rsidRDefault="001F662D" w:rsidP="001F662D">
      <w:pPr>
        <w:numPr>
          <w:ilvl w:val="0"/>
          <w:numId w:val="22"/>
        </w:numPr>
      </w:pPr>
      <w:r w:rsidRPr="001F662D">
        <w:rPr>
          <w:b/>
          <w:bCs/>
        </w:rPr>
        <w:t>舰队合同资金流缺失</w:t>
      </w:r>
      <w:r w:rsidRPr="001F662D">
        <w:t>：中标后国库无支付，骑士无成本扣除，收入阶段也无资金流动，导致舰队完全免费。</w:t>
      </w:r>
    </w:p>
    <w:p w14:paraId="351D7D4B" w14:textId="77777777" w:rsidR="001F662D" w:rsidRPr="001F662D" w:rsidRDefault="001F662D" w:rsidP="001F662D">
      <w:pPr>
        <w:numPr>
          <w:ilvl w:val="0"/>
          <w:numId w:val="22"/>
        </w:numPr>
      </w:pPr>
      <w:r w:rsidRPr="001F662D">
        <w:rPr>
          <w:b/>
          <w:bCs/>
        </w:rPr>
        <w:t>公共工程无预算加成</w:t>
      </w:r>
      <w:r w:rsidRPr="001F662D">
        <w:t>：所有工程合同预算在生成时固定，未经过元老院随机加成（</w:t>
      </w:r>
      <w:r w:rsidRPr="001F662D">
        <w:t>R</w:t>
      </w:r>
      <w:r w:rsidRPr="001F662D">
        <w:t>）。</w:t>
      </w:r>
    </w:p>
    <w:p w14:paraId="475C7B70" w14:textId="77777777" w:rsidR="001F662D" w:rsidRPr="001F662D" w:rsidRDefault="001F662D" w:rsidP="001F662D">
      <w:pPr>
        <w:numPr>
          <w:ilvl w:val="0"/>
          <w:numId w:val="22"/>
        </w:numPr>
      </w:pPr>
      <w:r w:rsidRPr="001F662D">
        <w:rPr>
          <w:b/>
          <w:bCs/>
        </w:rPr>
        <w:t>舰队合同战斗力固定</w:t>
      </w:r>
      <w:r w:rsidRPr="001F662D">
        <w:t>：未根据实际建造成本调整舰队强度。</w:t>
      </w:r>
    </w:p>
    <w:p w14:paraId="41F865AF" w14:textId="1017ECE3" w:rsidR="001F662D" w:rsidRPr="001F662D" w:rsidRDefault="001F662D" w:rsidP="001F662D">
      <w:pPr>
        <w:numPr>
          <w:ilvl w:val="0"/>
          <w:numId w:val="22"/>
        </w:numPr>
      </w:pPr>
      <w:r w:rsidRPr="001F662D">
        <w:rPr>
          <w:b/>
          <w:bCs/>
        </w:rPr>
        <w:t>骑士竞标冲突</w:t>
      </w:r>
      <w:r w:rsidRPr="001F662D">
        <w:t>：同一骑士可对多个合同出价，无限制。</w:t>
      </w:r>
      <w:ins w:id="166" w:author="Ryan Zhong" w:date="2026-03-27T16:09:00Z" w16du:dateUtc="2026-03-27T05:09:00Z">
        <w:r w:rsidR="00214BA6">
          <w:rPr>
            <w:rFonts w:hint="eastAsia"/>
          </w:rPr>
          <w:t xml:space="preserve">---- </w:t>
        </w:r>
        <w:r w:rsidR="00214BA6">
          <w:rPr>
            <w:rFonts w:hint="eastAsia"/>
          </w:rPr>
          <w:t>该机制不修改，保持原状；</w:t>
        </w:r>
      </w:ins>
    </w:p>
    <w:p w14:paraId="7161B6EC" w14:textId="28DF5213" w:rsidR="001F662D" w:rsidRPr="001F662D" w:rsidRDefault="001F662D" w:rsidP="001F662D">
      <w:pPr>
        <w:numPr>
          <w:ilvl w:val="0"/>
          <w:numId w:val="22"/>
        </w:numPr>
      </w:pPr>
      <w:r w:rsidRPr="001F662D">
        <w:rPr>
          <w:b/>
          <w:bCs/>
        </w:rPr>
        <w:t>合同清理</w:t>
      </w:r>
      <w:r w:rsidRPr="001F662D">
        <w:t>：长期未中标的</w:t>
      </w:r>
      <w:r w:rsidRPr="001F662D">
        <w:t> PENDING </w:t>
      </w:r>
      <w:r w:rsidRPr="001F662D">
        <w:t>合同可能积累，无过期机制。</w:t>
      </w:r>
      <w:ins w:id="167" w:author="Ryan Zhong" w:date="2026-03-27T16:09:00Z" w16du:dateUtc="2026-03-27T05:09:00Z">
        <w:r w:rsidR="00214BA6">
          <w:rPr>
            <w:rFonts w:hint="eastAsia"/>
          </w:rPr>
          <w:t xml:space="preserve">---- </w:t>
        </w:r>
        <w:r w:rsidR="00214BA6">
          <w:rPr>
            <w:rFonts w:hint="eastAsia"/>
          </w:rPr>
          <w:t>该机制不修改，保持原状；</w:t>
        </w:r>
      </w:ins>
    </w:p>
    <w:p w14:paraId="4CB37F75" w14:textId="77777777" w:rsidR="001F662D" w:rsidRPr="001F662D" w:rsidRDefault="00000000" w:rsidP="001F662D">
      <w:r>
        <w:pict w14:anchorId="4079579D">
          <v:rect id="_x0000_i1031" style="width:0;height:.75pt" o:hralign="center" o:hrstd="t" o:hr="t" fillcolor="#a0a0a0" stroked="f"/>
        </w:pict>
      </w:r>
    </w:p>
    <w:p w14:paraId="1D2D91EF" w14:textId="77777777" w:rsidR="001F662D" w:rsidRPr="001F662D" w:rsidRDefault="001F662D" w:rsidP="001F662D">
      <w:pPr>
        <w:rPr>
          <w:b/>
          <w:bCs/>
        </w:rPr>
      </w:pPr>
      <w:r w:rsidRPr="001F662D">
        <w:rPr>
          <w:b/>
          <w:bCs/>
        </w:rPr>
        <w:t xml:space="preserve">8. </w:t>
      </w:r>
      <w:r w:rsidRPr="001F662D">
        <w:rPr>
          <w:b/>
          <w:bCs/>
        </w:rPr>
        <w:t>配置参数汇总</w:t>
      </w:r>
    </w:p>
    <w:p w14:paraId="78443CE9" w14:textId="77777777" w:rsidR="001F662D" w:rsidRPr="001F662D" w:rsidRDefault="001F662D" w:rsidP="001F662D">
      <w:r w:rsidRPr="001F662D">
        <w:t>以下配置项影响合同生命周期：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0"/>
        <w:gridCol w:w="1432"/>
        <w:gridCol w:w="4278"/>
      </w:tblGrid>
      <w:tr w:rsidR="001F662D" w:rsidRPr="001F662D" w14:paraId="39A239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1B499" w14:textId="77777777" w:rsidR="001F662D" w:rsidRPr="001F662D" w:rsidRDefault="001F662D" w:rsidP="001F662D">
            <w:r w:rsidRPr="001F662D"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A3876" w14:textId="77777777" w:rsidR="001F662D" w:rsidRPr="001F662D" w:rsidRDefault="001F662D" w:rsidP="001F662D">
            <w:r w:rsidRPr="001F662D">
              <w:t>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4C97B" w14:textId="77777777" w:rsidR="001F662D" w:rsidRPr="001F662D" w:rsidRDefault="001F662D" w:rsidP="001F662D">
            <w:r w:rsidRPr="001F662D">
              <w:t>用途</w:t>
            </w:r>
          </w:p>
        </w:tc>
      </w:tr>
      <w:tr w:rsidR="001F662D" w:rsidRPr="001F662D" w14:paraId="1505E3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561E2" w14:textId="77777777" w:rsidR="001F662D" w:rsidRPr="001F662D" w:rsidRDefault="001F662D" w:rsidP="001F662D">
            <w:r w:rsidRPr="001F662D">
              <w:t>economic_rules.tax_auction_ratio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8E847" w14:textId="77777777" w:rsidR="001F662D" w:rsidRPr="001F662D" w:rsidRDefault="001F662D" w:rsidP="001F662D">
            <w:r w:rsidRPr="001F662D"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3C913" w14:textId="77777777" w:rsidR="001F662D" w:rsidRPr="001F662D" w:rsidRDefault="001F662D" w:rsidP="001F662D">
            <w:r w:rsidRPr="001F662D">
              <w:t>包税合同底价</w:t>
            </w:r>
            <w:r w:rsidRPr="001F662D">
              <w:t xml:space="preserve"> = </w:t>
            </w:r>
            <w:r w:rsidRPr="001F662D">
              <w:t>行省年收益</w:t>
            </w:r>
            <w:r w:rsidRPr="001F662D">
              <w:t xml:space="preserve"> × </w:t>
            </w:r>
            <w:r w:rsidRPr="001F662D">
              <w:t>该比例</w:t>
            </w:r>
          </w:p>
        </w:tc>
      </w:tr>
      <w:tr w:rsidR="001F662D" w:rsidRPr="001F662D" w14:paraId="6338E9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85A0B" w14:textId="77777777" w:rsidR="001F662D" w:rsidRPr="001F662D" w:rsidRDefault="001F662D" w:rsidP="001F662D">
            <w:r w:rsidRPr="001F662D">
              <w:lastRenderedPageBreak/>
              <w:t>economic_rules.tax_contract_duration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31117" w14:textId="77777777" w:rsidR="001F662D" w:rsidRPr="001F662D" w:rsidRDefault="001F662D" w:rsidP="001F662D">
            <w:r w:rsidRPr="001F662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388EF" w14:textId="77777777" w:rsidR="001F662D" w:rsidRPr="001F662D" w:rsidRDefault="001F662D" w:rsidP="001F662D">
            <w:r w:rsidRPr="001F662D">
              <w:t>包税合同执行年数</w:t>
            </w:r>
          </w:p>
        </w:tc>
      </w:tr>
      <w:tr w:rsidR="001F662D" w:rsidRPr="001F662D" w14:paraId="0902C2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97C2C" w14:textId="77777777" w:rsidR="001F662D" w:rsidRPr="001F662D" w:rsidRDefault="001F662D" w:rsidP="001F662D">
            <w:r w:rsidRPr="001F662D">
              <w:t>economic_rules.tax_bid_increment_min/max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D7427" w14:textId="77777777" w:rsidR="001F662D" w:rsidRPr="001F662D" w:rsidRDefault="001F662D" w:rsidP="001F662D">
            <w:r w:rsidRPr="001F662D">
              <w:t>0.05 / 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E0A02" w14:textId="77777777" w:rsidR="001F662D" w:rsidRPr="001F662D" w:rsidRDefault="001F662D" w:rsidP="001F662D">
            <w:r w:rsidRPr="001F662D">
              <w:t>包税竞标加价范围</w:t>
            </w:r>
          </w:p>
        </w:tc>
      </w:tr>
      <w:tr w:rsidR="001F662D" w:rsidRPr="001F662D" w14:paraId="07EAC5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4FE6F" w14:textId="77777777" w:rsidR="001F662D" w:rsidRPr="001F662D" w:rsidRDefault="001F662D" w:rsidP="001F662D">
            <w:r w:rsidRPr="001F662D">
              <w:t>economic_rules.project_budget_margin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1D040" w14:textId="77777777" w:rsidR="001F662D" w:rsidRPr="001F662D" w:rsidRDefault="001F662D" w:rsidP="001F662D">
            <w:r w:rsidRPr="001F662D"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EFE9E" w14:textId="77777777" w:rsidR="001F662D" w:rsidRPr="001F662D" w:rsidRDefault="001F662D" w:rsidP="001F662D">
            <w:r w:rsidRPr="001F662D">
              <w:t>工程合同预算加成（生成时）</w:t>
            </w:r>
          </w:p>
        </w:tc>
      </w:tr>
      <w:tr w:rsidR="001F662D" w:rsidRPr="001F662D" w14:paraId="4F203B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FBC8A" w14:textId="77777777" w:rsidR="001F662D" w:rsidRPr="001F662D" w:rsidRDefault="001F662D" w:rsidP="001F662D">
            <w:r w:rsidRPr="001F662D">
              <w:t>economic_rules.project_theoretical_construction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0E25D" w14:textId="77777777" w:rsidR="001F662D" w:rsidRPr="001F662D" w:rsidRDefault="001F662D" w:rsidP="001F662D">
            <w:r w:rsidRPr="001F662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8B04D" w14:textId="77777777" w:rsidR="001F662D" w:rsidRPr="001F662D" w:rsidRDefault="001F662D" w:rsidP="001F662D">
            <w:r w:rsidRPr="001F662D">
              <w:t>工程合同理论施工周期</w:t>
            </w:r>
          </w:p>
        </w:tc>
      </w:tr>
      <w:tr w:rsidR="001F662D" w:rsidRPr="001F662D" w14:paraId="2C9F29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30E66" w14:textId="77777777" w:rsidR="001F662D" w:rsidRPr="001F662D" w:rsidRDefault="001F662D" w:rsidP="001F662D">
            <w:r w:rsidRPr="001F662D">
              <w:t>economic_rules.project_theoretical_warranty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C12D4" w14:textId="77777777" w:rsidR="001F662D" w:rsidRPr="001F662D" w:rsidRDefault="001F662D" w:rsidP="001F662D">
            <w:r w:rsidRPr="001F662D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B3C90" w14:textId="77777777" w:rsidR="001F662D" w:rsidRPr="001F662D" w:rsidRDefault="001F662D" w:rsidP="001F662D">
            <w:r w:rsidRPr="001F662D">
              <w:t>工程合同理论质保周期</w:t>
            </w:r>
          </w:p>
        </w:tc>
      </w:tr>
      <w:tr w:rsidR="001F662D" w:rsidRPr="001F662D" w14:paraId="525EE6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2D8CE" w14:textId="77777777" w:rsidR="001F662D" w:rsidRPr="001F662D" w:rsidRDefault="001F662D" w:rsidP="001F662D">
            <w:r w:rsidRPr="001F662D">
              <w:t>economic_rules.project_bid_discount_min/max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458FD" w14:textId="77777777" w:rsidR="001F662D" w:rsidRPr="001F662D" w:rsidRDefault="001F662D" w:rsidP="001F662D">
            <w:r w:rsidRPr="001F662D">
              <w:t>0.05 / 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6A904" w14:textId="77777777" w:rsidR="001F662D" w:rsidRPr="001F662D" w:rsidRDefault="001F662D" w:rsidP="001F662D">
            <w:r w:rsidRPr="001F662D">
              <w:t>工程竞标降价范围</w:t>
            </w:r>
          </w:p>
        </w:tc>
      </w:tr>
      <w:tr w:rsidR="001F662D" w:rsidRPr="001F662D" w14:paraId="3EEB6F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74DF6" w14:textId="77777777" w:rsidR="001F662D" w:rsidRPr="001F662D" w:rsidRDefault="001F662D" w:rsidP="001F662D">
            <w:r w:rsidRPr="001F662D">
              <w:t>economic_rules.faction_tax_rate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693AA" w14:textId="77777777" w:rsidR="001F662D" w:rsidRPr="001F662D" w:rsidRDefault="001F662D" w:rsidP="001F662D">
            <w:r w:rsidRPr="001F662D"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B8433" w14:textId="77777777" w:rsidR="001F662D" w:rsidRPr="001F662D" w:rsidRDefault="001F662D" w:rsidP="001F662D">
            <w:r w:rsidRPr="001F662D">
              <w:t>派系抽成比例</w:t>
            </w:r>
          </w:p>
        </w:tc>
      </w:tr>
      <w:tr w:rsidR="001F662D" w:rsidRPr="001F662D" w14:paraId="5BD080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3CE62" w14:textId="77777777" w:rsidR="001F662D" w:rsidRPr="001F662D" w:rsidRDefault="001F662D" w:rsidP="001F662D">
            <w:r w:rsidRPr="001F662D">
              <w:lastRenderedPageBreak/>
              <w:t>economic_rules.public_work_budget_margin_range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16DAE" w14:textId="77777777" w:rsidR="001F662D" w:rsidRPr="001F662D" w:rsidRDefault="001F662D" w:rsidP="001F662D">
            <w:r w:rsidRPr="001F662D">
              <w:t>未定义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96B26" w14:textId="7AB4E805" w:rsidR="001F662D" w:rsidRPr="001F662D" w:rsidRDefault="001F662D" w:rsidP="001F662D">
            <w:r w:rsidRPr="001F662D">
              <w:rPr>
                <w:b/>
                <w:bCs/>
              </w:rPr>
              <w:t>待实现</w:t>
            </w:r>
            <w:r w:rsidRPr="001F662D">
              <w:t>：</w:t>
            </w:r>
            <w:ins w:id="168" w:author="Ryan Zhong" w:date="2026-03-27T16:10:00Z" w16du:dateUtc="2026-03-27T05:10:00Z">
              <w:r w:rsidR="00214BA6">
                <w:rPr>
                  <w:rFonts w:hint="eastAsia"/>
                </w:rPr>
                <w:t>工程</w:t>
              </w:r>
              <w:r w:rsidR="00214BA6" w:rsidRPr="001F662D">
                <w:t>合同</w:t>
              </w:r>
            </w:ins>
            <w:r w:rsidRPr="001F662D">
              <w:t>元老院预算加成范围</w:t>
            </w:r>
          </w:p>
        </w:tc>
      </w:tr>
      <w:tr w:rsidR="001F662D" w:rsidRPr="001F662D" w14:paraId="397CC7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AE755" w14:textId="77777777" w:rsidR="001F662D" w:rsidRPr="001F662D" w:rsidRDefault="001F662D" w:rsidP="001F662D">
            <w:r w:rsidRPr="001F662D">
              <w:t>economic_rules.public_work_profit_rate_range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98910" w14:textId="77777777" w:rsidR="001F662D" w:rsidRPr="001F662D" w:rsidRDefault="001F662D" w:rsidP="001F662D">
            <w:r w:rsidRPr="001F662D">
              <w:t>未定义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BF4D7" w14:textId="516C683B" w:rsidR="001F662D" w:rsidRPr="001F662D" w:rsidRDefault="001F662D" w:rsidP="001F662D">
            <w:r w:rsidRPr="001F662D">
              <w:rPr>
                <w:b/>
                <w:bCs/>
              </w:rPr>
              <w:t>待实现</w:t>
            </w:r>
            <w:r w:rsidRPr="001F662D">
              <w:t>：</w:t>
            </w:r>
            <w:del w:id="169" w:author="Ryan Zhong" w:date="2026-03-27T16:09:00Z" w16du:dateUtc="2026-03-27T05:09:00Z">
              <w:r w:rsidRPr="001F662D" w:rsidDel="00214BA6">
                <w:rPr>
                  <w:rFonts w:hint="eastAsia"/>
                </w:rPr>
                <w:delText>舰队</w:delText>
              </w:r>
            </w:del>
            <w:ins w:id="170" w:author="Ryan Zhong" w:date="2026-03-27T16:09:00Z" w16du:dateUtc="2026-03-27T05:09:00Z">
              <w:r w:rsidR="00214BA6">
                <w:rPr>
                  <w:rFonts w:hint="eastAsia"/>
                </w:rPr>
                <w:t>工程</w:t>
              </w:r>
            </w:ins>
            <w:r w:rsidRPr="001F662D">
              <w:t>合同利润率范围</w:t>
            </w:r>
          </w:p>
        </w:tc>
      </w:tr>
    </w:tbl>
    <w:p w14:paraId="03033812" w14:textId="77777777" w:rsidR="001F662D" w:rsidRPr="001F662D" w:rsidRDefault="00000000" w:rsidP="001F662D">
      <w:r>
        <w:pict w14:anchorId="0A22F6A2">
          <v:rect id="_x0000_i1032" style="width:0;height:.75pt" o:hralign="center" o:hrstd="t" o:hr="t" fillcolor="#a0a0a0" stroked="f"/>
        </w:pict>
      </w:r>
    </w:p>
    <w:p w14:paraId="2D8AB014" w14:textId="77777777" w:rsidR="001F662D" w:rsidRPr="001F662D" w:rsidRDefault="001F662D" w:rsidP="001F662D">
      <w:r w:rsidRPr="001F662D">
        <w:t>本说明书基于当前稳定代码版本（</w:t>
      </w:r>
      <w:r w:rsidRPr="001F662D">
        <w:t>mvp-0.7-fix-tax-contract-20260324</w:t>
      </w:r>
      <w:r w:rsidRPr="001F662D">
        <w:t>）编写，可作为后续开发（如舰队合同资金流修复、预算加成、战斗力调整）的参考基线。</w:t>
      </w:r>
    </w:p>
    <w:p w14:paraId="697BF063" w14:textId="77777777" w:rsidR="001D2CB8" w:rsidRPr="00F34AA5" w:rsidRDefault="001D2CB8" w:rsidP="00F34AA5"/>
    <w:p w14:paraId="55510E83" w14:textId="77777777" w:rsidR="00F34AA5" w:rsidRDefault="00F34AA5">
      <w:pPr>
        <w:rPr>
          <w:rFonts w:hint="eastAsia"/>
        </w:rPr>
      </w:pPr>
    </w:p>
    <w:sectPr w:rsidR="00F34AA5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1" w:author="Ryan Zhong" w:date="2026-03-27T10:57:00Z" w:initials="RZ">
    <w:p w14:paraId="20939C4A" w14:textId="77777777" w:rsidR="00DB5130" w:rsidRDefault="00A13554" w:rsidP="00DB5130">
      <w:pPr>
        <w:pStyle w:val="CommentText"/>
      </w:pPr>
      <w:r>
        <w:rPr>
          <w:rStyle w:val="CommentReference"/>
        </w:rPr>
        <w:annotationRef/>
      </w:r>
      <w:r w:rsidR="00DB5130">
        <w:rPr>
          <w:rFonts w:hint="eastAsia"/>
        </w:rPr>
        <w:t>修改</w:t>
      </w:r>
      <w:r w:rsidR="00DB5130">
        <w:rPr>
          <w:lang w:val="en-US"/>
        </w:rPr>
        <w:t>base_cost=base_tax</w:t>
      </w:r>
    </w:p>
  </w:comment>
  <w:comment w:id="46" w:author="Ryan Zhong" w:date="2026-03-27T11:02:00Z" w:initials="RZ">
    <w:p w14:paraId="382D9E0D" w14:textId="681E3F0D" w:rsidR="00A13554" w:rsidRDefault="00A13554" w:rsidP="00A1355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修改工程基建成本的因子，不再是公地数量</w:t>
      </w:r>
      <w:r>
        <w:rPr>
          <w:color w:val="9876AA"/>
        </w:rPr>
        <w:t>land_public</w:t>
      </w:r>
      <w:r>
        <w:rPr>
          <w:rFonts w:hint="eastAsia"/>
        </w:rPr>
        <w:t>，而是全部行省土地的数量</w:t>
      </w:r>
      <w:r>
        <w:rPr>
          <w:color w:val="9876AA"/>
        </w:rPr>
        <w:t>total_land</w:t>
      </w:r>
      <w:r>
        <w:rPr>
          <w:rFonts w:hint="eastAsia"/>
        </w:rPr>
        <w:t>；</w:t>
      </w:r>
    </w:p>
  </w:comment>
  <w:comment w:id="51" w:author="Ryan Zhong" w:date="2026-03-27T11:04:00Z" w:initials="RZ">
    <w:p w14:paraId="0F1D3717" w14:textId="77777777" w:rsidR="00DB5130" w:rsidRDefault="00A13554" w:rsidP="00DB5130">
      <w:pPr>
        <w:pStyle w:val="CommentText"/>
      </w:pPr>
      <w:r>
        <w:rPr>
          <w:rStyle w:val="CommentReference"/>
        </w:rPr>
        <w:annotationRef/>
      </w:r>
      <w:r w:rsidR="00DB5130">
        <w:t xml:space="preserve">Budget </w:t>
      </w:r>
      <w:r w:rsidR="00DB5130">
        <w:rPr>
          <w:lang w:val="en-US"/>
        </w:rPr>
        <w:t>=  infra_cost</w:t>
      </w:r>
    </w:p>
  </w:comment>
  <w:comment w:id="98" w:author="Ryan Zhong" w:date="2026-03-27T11:38:00Z" w:initials="RZ">
    <w:p w14:paraId="577E8633" w14:textId="77777777" w:rsidR="004C77B1" w:rsidRDefault="004C77B1" w:rsidP="004C77B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中标时不扣款，收入阶段再结算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939C4A" w15:done="0"/>
  <w15:commentEx w15:paraId="382D9E0D" w15:done="0"/>
  <w15:commentEx w15:paraId="0F1D3717" w15:done="0"/>
  <w15:commentEx w15:paraId="577E86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AA5A11" w16cex:dateUtc="2026-03-26T23:57:00Z"/>
  <w16cex:commentExtensible w16cex:durableId="5E608C10" w16cex:dateUtc="2026-03-27T00:02:00Z"/>
  <w16cex:commentExtensible w16cex:durableId="56334C13" w16cex:dateUtc="2026-03-27T00:04:00Z"/>
  <w16cex:commentExtensible w16cex:durableId="052F1DF2" w16cex:dateUtc="2026-03-27T00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939C4A" w16cid:durableId="4AAA5A11"/>
  <w16cid:commentId w16cid:paraId="382D9E0D" w16cid:durableId="5E608C10"/>
  <w16cid:commentId w16cid:paraId="0F1D3717" w16cid:durableId="56334C13"/>
  <w16cid:commentId w16cid:paraId="577E8633" w16cid:durableId="052F1DF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5DDC"/>
    <w:multiLevelType w:val="multilevel"/>
    <w:tmpl w:val="359A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B1D1D"/>
    <w:multiLevelType w:val="multilevel"/>
    <w:tmpl w:val="1BA0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61C64"/>
    <w:multiLevelType w:val="multilevel"/>
    <w:tmpl w:val="AFE0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E5929"/>
    <w:multiLevelType w:val="multilevel"/>
    <w:tmpl w:val="782E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F4CF7"/>
    <w:multiLevelType w:val="multilevel"/>
    <w:tmpl w:val="ECE8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F244C"/>
    <w:multiLevelType w:val="multilevel"/>
    <w:tmpl w:val="60CE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C6A01"/>
    <w:multiLevelType w:val="multilevel"/>
    <w:tmpl w:val="25E2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9435D"/>
    <w:multiLevelType w:val="multilevel"/>
    <w:tmpl w:val="FDF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2610A"/>
    <w:multiLevelType w:val="multilevel"/>
    <w:tmpl w:val="FD30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62543"/>
    <w:multiLevelType w:val="multilevel"/>
    <w:tmpl w:val="663E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C49AA"/>
    <w:multiLevelType w:val="multilevel"/>
    <w:tmpl w:val="70F0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B42ED"/>
    <w:multiLevelType w:val="multilevel"/>
    <w:tmpl w:val="9F12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F31D5"/>
    <w:multiLevelType w:val="multilevel"/>
    <w:tmpl w:val="DB62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A4319"/>
    <w:multiLevelType w:val="multilevel"/>
    <w:tmpl w:val="B616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16906"/>
    <w:multiLevelType w:val="multilevel"/>
    <w:tmpl w:val="CF04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D7D5E"/>
    <w:multiLevelType w:val="multilevel"/>
    <w:tmpl w:val="BB78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D327E"/>
    <w:multiLevelType w:val="multilevel"/>
    <w:tmpl w:val="78A6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81C39"/>
    <w:multiLevelType w:val="multilevel"/>
    <w:tmpl w:val="DF90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44F20"/>
    <w:multiLevelType w:val="multilevel"/>
    <w:tmpl w:val="6B7C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6B7F"/>
    <w:multiLevelType w:val="multilevel"/>
    <w:tmpl w:val="4FF4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DF2626"/>
    <w:multiLevelType w:val="multilevel"/>
    <w:tmpl w:val="8548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B26AC"/>
    <w:multiLevelType w:val="multilevel"/>
    <w:tmpl w:val="94F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5B3F73"/>
    <w:multiLevelType w:val="multilevel"/>
    <w:tmpl w:val="CC4C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00C05"/>
    <w:multiLevelType w:val="multilevel"/>
    <w:tmpl w:val="25E2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E5BCA"/>
    <w:multiLevelType w:val="multilevel"/>
    <w:tmpl w:val="25E2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498624">
    <w:abstractNumId w:val="7"/>
  </w:num>
  <w:num w:numId="2" w16cid:durableId="213197714">
    <w:abstractNumId w:val="3"/>
  </w:num>
  <w:num w:numId="3" w16cid:durableId="1091899888">
    <w:abstractNumId w:val="16"/>
  </w:num>
  <w:num w:numId="4" w16cid:durableId="1087311195">
    <w:abstractNumId w:val="17"/>
  </w:num>
  <w:num w:numId="5" w16cid:durableId="997148341">
    <w:abstractNumId w:val="0"/>
  </w:num>
  <w:num w:numId="6" w16cid:durableId="393819654">
    <w:abstractNumId w:val="9"/>
  </w:num>
  <w:num w:numId="7" w16cid:durableId="1026904023">
    <w:abstractNumId w:val="13"/>
  </w:num>
  <w:num w:numId="8" w16cid:durableId="1301499622">
    <w:abstractNumId w:val="4"/>
  </w:num>
  <w:num w:numId="9" w16cid:durableId="1248347176">
    <w:abstractNumId w:val="2"/>
  </w:num>
  <w:num w:numId="10" w16cid:durableId="1468550738">
    <w:abstractNumId w:val="20"/>
  </w:num>
  <w:num w:numId="11" w16cid:durableId="742415608">
    <w:abstractNumId w:val="14"/>
  </w:num>
  <w:num w:numId="12" w16cid:durableId="1824929143">
    <w:abstractNumId w:val="21"/>
  </w:num>
  <w:num w:numId="13" w16cid:durableId="1692880741">
    <w:abstractNumId w:val="11"/>
  </w:num>
  <w:num w:numId="14" w16cid:durableId="905267447">
    <w:abstractNumId w:val="1"/>
  </w:num>
  <w:num w:numId="15" w16cid:durableId="495734006">
    <w:abstractNumId w:val="22"/>
  </w:num>
  <w:num w:numId="16" w16cid:durableId="1629169208">
    <w:abstractNumId w:val="12"/>
  </w:num>
  <w:num w:numId="17" w16cid:durableId="495726526">
    <w:abstractNumId w:val="15"/>
  </w:num>
  <w:num w:numId="18" w16cid:durableId="1780100284">
    <w:abstractNumId w:val="10"/>
  </w:num>
  <w:num w:numId="19" w16cid:durableId="396829769">
    <w:abstractNumId w:val="18"/>
  </w:num>
  <w:num w:numId="20" w16cid:durableId="1504474944">
    <w:abstractNumId w:val="8"/>
  </w:num>
  <w:num w:numId="21" w16cid:durableId="937904809">
    <w:abstractNumId w:val="5"/>
  </w:num>
  <w:num w:numId="22" w16cid:durableId="1701659973">
    <w:abstractNumId w:val="19"/>
  </w:num>
  <w:num w:numId="23" w16cid:durableId="511800041">
    <w:abstractNumId w:val="23"/>
  </w:num>
  <w:num w:numId="24" w16cid:durableId="1880504733">
    <w:abstractNumId w:val="24"/>
  </w:num>
  <w:num w:numId="25" w16cid:durableId="144175423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yan Zhong">
    <w15:presenceInfo w15:providerId="AD" w15:userId="S::Ryan.Zhong@education.nsw.gov.au::acd07baa-6b2b-4c94-80a8-27abbe0baa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2D"/>
    <w:rsid w:val="00020E24"/>
    <w:rsid w:val="000D7ED0"/>
    <w:rsid w:val="001416B0"/>
    <w:rsid w:val="001D2CB8"/>
    <w:rsid w:val="001F662D"/>
    <w:rsid w:val="00214BA6"/>
    <w:rsid w:val="00383607"/>
    <w:rsid w:val="004C77B1"/>
    <w:rsid w:val="005156FD"/>
    <w:rsid w:val="005E4BBC"/>
    <w:rsid w:val="00610390"/>
    <w:rsid w:val="00730CC6"/>
    <w:rsid w:val="00777DC9"/>
    <w:rsid w:val="009B0C05"/>
    <w:rsid w:val="00A13554"/>
    <w:rsid w:val="00A14B78"/>
    <w:rsid w:val="00A67D6A"/>
    <w:rsid w:val="00B201AA"/>
    <w:rsid w:val="00B93CF1"/>
    <w:rsid w:val="00BA3EB9"/>
    <w:rsid w:val="00BD205B"/>
    <w:rsid w:val="00C36F3D"/>
    <w:rsid w:val="00C54E9A"/>
    <w:rsid w:val="00C65B10"/>
    <w:rsid w:val="00D8096A"/>
    <w:rsid w:val="00DB5130"/>
    <w:rsid w:val="00F3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3C23C"/>
  <w15:chartTrackingRefBased/>
  <w15:docId w15:val="{EEB0AC51-5BE5-4758-BA40-FA458D966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62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1F662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135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35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35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35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3554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0C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0C0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12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3</cp:revision>
  <dcterms:created xsi:type="dcterms:W3CDTF">2026-03-26T23:14:00Z</dcterms:created>
  <dcterms:modified xsi:type="dcterms:W3CDTF">2026-03-27T06:22:00Z</dcterms:modified>
</cp:coreProperties>
</file>